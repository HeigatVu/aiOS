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DD058" w14:textId="77777777" w:rsidR="006F0E00" w:rsidRDefault="00000000">
      <w:pPr>
        <w:widowControl w:val="0"/>
        <w:spacing w:line="276" w:lineRule="auto"/>
        <w:jc w:val="center"/>
        <w:rPr>
          <w:b/>
          <w:sz w:val="24"/>
          <w:szCs w:val="24"/>
        </w:rPr>
      </w:pPr>
      <w:r>
        <w:rPr>
          <w:b/>
          <w:sz w:val="24"/>
          <w:szCs w:val="24"/>
        </w:rPr>
        <w:t xml:space="preserve">THUYẾT MINH </w:t>
      </w:r>
    </w:p>
    <w:p w14:paraId="5E0EA100" w14:textId="77777777" w:rsidR="006F0E00" w:rsidRDefault="00000000">
      <w:pPr>
        <w:widowControl w:val="0"/>
        <w:spacing w:line="276" w:lineRule="auto"/>
        <w:jc w:val="center"/>
        <w:rPr>
          <w:b/>
          <w:sz w:val="24"/>
          <w:szCs w:val="24"/>
        </w:rPr>
      </w:pPr>
      <w:r>
        <w:rPr>
          <w:b/>
          <w:sz w:val="24"/>
          <w:szCs w:val="24"/>
        </w:rPr>
        <w:t>ĐỀ TÀI KHOA HỌC VÀ CÔNG NGHỆ</w:t>
      </w:r>
      <w:r>
        <w:rPr>
          <w:b/>
          <w:sz w:val="24"/>
          <w:szCs w:val="24"/>
          <w:vertAlign w:val="superscript"/>
        </w:rPr>
        <w:footnoteReference w:id="1"/>
      </w:r>
      <w:r>
        <w:rPr>
          <w:b/>
          <w:sz w:val="24"/>
          <w:szCs w:val="24"/>
          <w:vertAlign w:val="superscript"/>
        </w:rPr>
        <w:t>1</w:t>
      </w:r>
    </w:p>
    <w:p w14:paraId="72435F74" w14:textId="77777777" w:rsidR="006F0E00" w:rsidRDefault="00000000">
      <w:pPr>
        <w:pStyle w:val="Heading1"/>
        <w:spacing w:after="120" w:line="276" w:lineRule="auto"/>
        <w:ind w:right="0"/>
        <w:rPr>
          <w:color w:val="000000"/>
          <w:sz w:val="24"/>
          <w:szCs w:val="24"/>
        </w:rPr>
      </w:pPr>
      <w:r>
        <w:rPr>
          <w:color w:val="000000"/>
          <w:sz w:val="24"/>
          <w:szCs w:val="24"/>
        </w:rPr>
        <w:t>I. THÔNG TIN CHUNG VỀ ĐỀ TÀI</w:t>
      </w:r>
    </w:p>
    <w:tbl>
      <w:tblPr>
        <w:tblStyle w:val="a"/>
        <w:tblW w:w="10199" w:type="dxa"/>
        <w:tblLayout w:type="fixed"/>
        <w:tblLook w:val="0400" w:firstRow="0" w:lastRow="0" w:firstColumn="0" w:lastColumn="0" w:noHBand="0" w:noVBand="1"/>
      </w:tblPr>
      <w:tblGrid>
        <w:gridCol w:w="425"/>
        <w:gridCol w:w="141"/>
        <w:gridCol w:w="3727"/>
        <w:gridCol w:w="525"/>
        <w:gridCol w:w="2175"/>
        <w:gridCol w:w="236"/>
        <w:gridCol w:w="993"/>
        <w:gridCol w:w="1651"/>
        <w:gridCol w:w="326"/>
      </w:tblGrid>
      <w:tr w:rsidR="006F0E00" w14:paraId="4D9B5C5F" w14:textId="77777777">
        <w:trPr>
          <w:cantSplit/>
          <w:trHeight w:val="277"/>
        </w:trPr>
        <w:tc>
          <w:tcPr>
            <w:tcW w:w="426" w:type="dxa"/>
            <w:tcBorders>
              <w:top w:val="single" w:sz="6" w:space="0" w:color="000000"/>
              <w:left w:val="single" w:sz="6" w:space="0" w:color="000000"/>
              <w:bottom w:val="single" w:sz="6" w:space="0" w:color="000000"/>
              <w:right w:val="single" w:sz="6" w:space="0" w:color="000000"/>
            </w:tcBorders>
          </w:tcPr>
          <w:p w14:paraId="1DB1D8E8" w14:textId="77777777" w:rsidR="006F0E00" w:rsidRDefault="00000000">
            <w:pPr>
              <w:widowControl w:val="0"/>
              <w:spacing w:before="60" w:after="60" w:line="276" w:lineRule="auto"/>
              <w:jc w:val="center"/>
              <w:rPr>
                <w:b/>
                <w:sz w:val="24"/>
                <w:szCs w:val="24"/>
              </w:rPr>
            </w:pPr>
            <w:r>
              <w:rPr>
                <w:b/>
                <w:sz w:val="24"/>
                <w:szCs w:val="24"/>
              </w:rPr>
              <w:t>1</w:t>
            </w:r>
          </w:p>
        </w:tc>
        <w:tc>
          <w:tcPr>
            <w:tcW w:w="6568" w:type="dxa"/>
            <w:gridSpan w:val="4"/>
            <w:tcBorders>
              <w:top w:val="single" w:sz="6" w:space="0" w:color="000000"/>
              <w:left w:val="single" w:sz="6" w:space="0" w:color="000000"/>
              <w:right w:val="single" w:sz="6" w:space="0" w:color="000000"/>
            </w:tcBorders>
          </w:tcPr>
          <w:p w14:paraId="4ADB082F" w14:textId="77777777" w:rsidR="006F0E00" w:rsidRDefault="00000000">
            <w:pPr>
              <w:widowControl w:val="0"/>
              <w:spacing w:before="60" w:after="60" w:line="276" w:lineRule="auto"/>
              <w:rPr>
                <w:b/>
                <w:sz w:val="24"/>
                <w:szCs w:val="24"/>
              </w:rPr>
            </w:pPr>
            <w:r>
              <w:rPr>
                <w:b/>
                <w:sz w:val="24"/>
                <w:szCs w:val="24"/>
              </w:rPr>
              <w:t>Tên đề tài: VoiceAI: phát hiện sớm Alzheimer và suy giảm nhận thức nhẹ thông qua phân tích lời nói.</w:t>
            </w:r>
          </w:p>
          <w:p w14:paraId="4FD5CCFD" w14:textId="77777777" w:rsidR="006F0E00" w:rsidRDefault="006F0E00">
            <w:pPr>
              <w:widowControl w:val="0"/>
              <w:spacing w:before="60" w:after="60" w:line="276" w:lineRule="auto"/>
              <w:jc w:val="both"/>
              <w:rPr>
                <w:b/>
                <w:sz w:val="24"/>
                <w:szCs w:val="24"/>
              </w:rPr>
            </w:pPr>
          </w:p>
        </w:tc>
        <w:tc>
          <w:tcPr>
            <w:tcW w:w="235" w:type="dxa"/>
            <w:tcBorders>
              <w:top w:val="single" w:sz="6" w:space="0" w:color="000000"/>
              <w:left w:val="single" w:sz="6" w:space="0" w:color="000000"/>
              <w:bottom w:val="single" w:sz="6" w:space="0" w:color="000000"/>
              <w:right w:val="single" w:sz="6" w:space="0" w:color="000000"/>
            </w:tcBorders>
          </w:tcPr>
          <w:p w14:paraId="5825DE8D" w14:textId="77777777" w:rsidR="006F0E00" w:rsidRDefault="00000000">
            <w:pPr>
              <w:widowControl w:val="0"/>
              <w:spacing w:before="60" w:after="60" w:line="276" w:lineRule="auto"/>
              <w:jc w:val="center"/>
              <w:rPr>
                <w:b/>
                <w:sz w:val="24"/>
                <w:szCs w:val="24"/>
              </w:rPr>
            </w:pPr>
            <w:r>
              <w:rPr>
                <w:b/>
                <w:sz w:val="24"/>
                <w:szCs w:val="24"/>
              </w:rPr>
              <w:t>1a</w:t>
            </w:r>
          </w:p>
        </w:tc>
        <w:tc>
          <w:tcPr>
            <w:tcW w:w="2970" w:type="dxa"/>
            <w:gridSpan w:val="3"/>
            <w:tcBorders>
              <w:top w:val="single" w:sz="6" w:space="0" w:color="000000"/>
              <w:left w:val="single" w:sz="6" w:space="0" w:color="000000"/>
              <w:right w:val="single" w:sz="6" w:space="0" w:color="000000"/>
            </w:tcBorders>
          </w:tcPr>
          <w:p w14:paraId="3FD79C7E" w14:textId="77777777" w:rsidR="006F0E00" w:rsidRDefault="00000000">
            <w:pPr>
              <w:widowControl w:val="0"/>
              <w:spacing w:before="60" w:after="60" w:line="276" w:lineRule="auto"/>
              <w:rPr>
                <w:i/>
                <w:sz w:val="24"/>
                <w:szCs w:val="24"/>
              </w:rPr>
            </w:pPr>
            <w:r>
              <w:rPr>
                <w:b/>
                <w:sz w:val="24"/>
                <w:szCs w:val="24"/>
              </w:rPr>
              <w:t xml:space="preserve">Mã số </w:t>
            </w:r>
            <w:r>
              <w:rPr>
                <w:i/>
                <w:sz w:val="24"/>
                <w:szCs w:val="24"/>
              </w:rPr>
              <w:t>(được cấp khi Hồ sơ trúng tuyển)</w:t>
            </w:r>
          </w:p>
        </w:tc>
      </w:tr>
      <w:tr w:rsidR="006F0E00" w14:paraId="1AC5DF87" w14:textId="77777777">
        <w:trPr>
          <w:cantSplit/>
          <w:trHeight w:val="72"/>
        </w:trPr>
        <w:tc>
          <w:tcPr>
            <w:tcW w:w="6994" w:type="dxa"/>
            <w:gridSpan w:val="5"/>
            <w:tcBorders>
              <w:left w:val="single" w:sz="6" w:space="0" w:color="000000"/>
              <w:bottom w:val="single" w:sz="6" w:space="0" w:color="000000"/>
              <w:right w:val="single" w:sz="6" w:space="0" w:color="000000"/>
            </w:tcBorders>
          </w:tcPr>
          <w:p w14:paraId="5C33971B" w14:textId="77777777" w:rsidR="006F0E00" w:rsidRDefault="006F0E00">
            <w:pPr>
              <w:widowControl w:val="0"/>
              <w:spacing w:line="276" w:lineRule="auto"/>
              <w:rPr>
                <w:b/>
                <w:sz w:val="24"/>
                <w:szCs w:val="24"/>
              </w:rPr>
            </w:pPr>
          </w:p>
        </w:tc>
        <w:tc>
          <w:tcPr>
            <w:tcW w:w="2879" w:type="dxa"/>
            <w:gridSpan w:val="3"/>
            <w:tcBorders>
              <w:left w:val="single" w:sz="6" w:space="0" w:color="000000"/>
              <w:bottom w:val="single" w:sz="6" w:space="0" w:color="000000"/>
              <w:right w:val="single" w:sz="6" w:space="0" w:color="000000"/>
            </w:tcBorders>
          </w:tcPr>
          <w:p w14:paraId="4238C48B" w14:textId="77777777" w:rsidR="006F0E00" w:rsidRDefault="006F0E00">
            <w:pPr>
              <w:widowControl w:val="0"/>
              <w:spacing w:line="276" w:lineRule="auto"/>
              <w:rPr>
                <w:b/>
                <w:sz w:val="24"/>
                <w:szCs w:val="24"/>
              </w:rPr>
            </w:pPr>
          </w:p>
        </w:tc>
        <w:tc>
          <w:tcPr>
            <w:tcW w:w="326" w:type="dxa"/>
          </w:tcPr>
          <w:p w14:paraId="16D8EB41" w14:textId="77777777" w:rsidR="006F0E00" w:rsidRDefault="006F0E00"/>
        </w:tc>
      </w:tr>
      <w:tr w:rsidR="006F0E00" w14:paraId="743A5506" w14:textId="77777777">
        <w:trPr>
          <w:cantSplit/>
        </w:trPr>
        <w:tc>
          <w:tcPr>
            <w:tcW w:w="426" w:type="dxa"/>
            <w:tcBorders>
              <w:top w:val="single" w:sz="6" w:space="0" w:color="000000"/>
              <w:left w:val="single" w:sz="6" w:space="0" w:color="000000"/>
              <w:bottom w:val="single" w:sz="6" w:space="0" w:color="000000"/>
              <w:right w:val="single" w:sz="6" w:space="0" w:color="000000"/>
            </w:tcBorders>
          </w:tcPr>
          <w:p w14:paraId="341CF963" w14:textId="77777777" w:rsidR="006F0E00" w:rsidRDefault="00000000">
            <w:pPr>
              <w:widowControl w:val="0"/>
              <w:spacing w:before="60" w:after="60" w:line="276" w:lineRule="auto"/>
              <w:jc w:val="center"/>
              <w:rPr>
                <w:b/>
                <w:sz w:val="24"/>
                <w:szCs w:val="24"/>
              </w:rPr>
            </w:pPr>
            <w:r>
              <w:rPr>
                <w:b/>
                <w:sz w:val="24"/>
                <w:szCs w:val="24"/>
              </w:rPr>
              <w:t>2</w:t>
            </w:r>
          </w:p>
        </w:tc>
        <w:tc>
          <w:tcPr>
            <w:tcW w:w="6568" w:type="dxa"/>
            <w:gridSpan w:val="4"/>
            <w:tcBorders>
              <w:top w:val="single" w:sz="6" w:space="0" w:color="000000"/>
              <w:left w:val="single" w:sz="6" w:space="0" w:color="000000"/>
              <w:right w:val="single" w:sz="6" w:space="0" w:color="000000"/>
            </w:tcBorders>
          </w:tcPr>
          <w:p w14:paraId="56981F68" w14:textId="77777777" w:rsidR="006F0E00" w:rsidRDefault="00000000">
            <w:pPr>
              <w:widowControl w:val="0"/>
              <w:spacing w:before="60" w:after="60" w:line="276" w:lineRule="auto"/>
              <w:rPr>
                <w:b/>
                <w:sz w:val="24"/>
                <w:szCs w:val="24"/>
              </w:rPr>
            </w:pPr>
            <w:r>
              <w:rPr>
                <w:b/>
                <w:sz w:val="24"/>
                <w:szCs w:val="24"/>
              </w:rPr>
              <w:t xml:space="preserve">Thời gian thực hiện: </w:t>
            </w:r>
            <w:r>
              <w:rPr>
                <w:sz w:val="24"/>
                <w:szCs w:val="24"/>
              </w:rPr>
              <w:t>12 tháng</w:t>
            </w:r>
          </w:p>
        </w:tc>
        <w:tc>
          <w:tcPr>
            <w:tcW w:w="235" w:type="dxa"/>
            <w:tcBorders>
              <w:top w:val="single" w:sz="6" w:space="0" w:color="000000"/>
              <w:left w:val="single" w:sz="6" w:space="0" w:color="000000"/>
              <w:bottom w:val="single" w:sz="6" w:space="0" w:color="000000"/>
              <w:right w:val="single" w:sz="6" w:space="0" w:color="000000"/>
            </w:tcBorders>
          </w:tcPr>
          <w:p w14:paraId="24F9CDD2" w14:textId="77777777" w:rsidR="006F0E00" w:rsidRDefault="00000000">
            <w:pPr>
              <w:widowControl w:val="0"/>
              <w:spacing w:before="60" w:after="60" w:line="276" w:lineRule="auto"/>
              <w:jc w:val="center"/>
              <w:rPr>
                <w:b/>
                <w:sz w:val="24"/>
                <w:szCs w:val="24"/>
              </w:rPr>
            </w:pPr>
            <w:r>
              <w:rPr>
                <w:b/>
                <w:sz w:val="24"/>
                <w:szCs w:val="24"/>
              </w:rPr>
              <w:t>3</w:t>
            </w:r>
          </w:p>
        </w:tc>
        <w:tc>
          <w:tcPr>
            <w:tcW w:w="2970" w:type="dxa"/>
            <w:gridSpan w:val="3"/>
            <w:tcBorders>
              <w:top w:val="single" w:sz="6" w:space="0" w:color="000000"/>
              <w:left w:val="single" w:sz="6" w:space="0" w:color="000000"/>
              <w:right w:val="single" w:sz="6" w:space="0" w:color="000000"/>
            </w:tcBorders>
          </w:tcPr>
          <w:p w14:paraId="1E59C07E" w14:textId="77777777" w:rsidR="006F0E00" w:rsidRDefault="00000000">
            <w:pPr>
              <w:widowControl w:val="0"/>
              <w:spacing w:before="60" w:after="60" w:line="276" w:lineRule="auto"/>
              <w:rPr>
                <w:b/>
                <w:sz w:val="24"/>
                <w:szCs w:val="24"/>
              </w:rPr>
            </w:pPr>
            <w:r>
              <w:rPr>
                <w:b/>
                <w:sz w:val="24"/>
                <w:szCs w:val="24"/>
              </w:rPr>
              <w:t>Cấp quản lý</w:t>
            </w:r>
          </w:p>
        </w:tc>
      </w:tr>
      <w:tr w:rsidR="006F0E00" w14:paraId="4DB8429A" w14:textId="77777777">
        <w:trPr>
          <w:cantSplit/>
        </w:trPr>
        <w:tc>
          <w:tcPr>
            <w:tcW w:w="6994" w:type="dxa"/>
            <w:gridSpan w:val="5"/>
            <w:tcBorders>
              <w:left w:val="single" w:sz="6" w:space="0" w:color="000000"/>
              <w:bottom w:val="single" w:sz="6" w:space="0" w:color="000000"/>
              <w:right w:val="single" w:sz="6" w:space="0" w:color="000000"/>
            </w:tcBorders>
          </w:tcPr>
          <w:p w14:paraId="7CDCAA4E" w14:textId="77777777" w:rsidR="006F0E00" w:rsidRDefault="00000000">
            <w:pPr>
              <w:widowControl w:val="0"/>
              <w:pBdr>
                <w:top w:val="nil"/>
                <w:left w:val="nil"/>
                <w:bottom w:val="nil"/>
                <w:right w:val="nil"/>
                <w:between w:val="nil"/>
              </w:pBdr>
              <w:spacing w:after="60" w:line="276" w:lineRule="auto"/>
              <w:ind w:left="567" w:hanging="142"/>
              <w:rPr>
                <w:color w:val="000000"/>
                <w:sz w:val="24"/>
                <w:szCs w:val="24"/>
              </w:rPr>
            </w:pPr>
            <w:r>
              <w:rPr>
                <w:color w:val="000000"/>
                <w:sz w:val="24"/>
                <w:szCs w:val="24"/>
              </w:rPr>
              <w:t>(Từ tháng 12/2025 đến tháng 12/2026)</w:t>
            </w:r>
          </w:p>
        </w:tc>
        <w:tc>
          <w:tcPr>
            <w:tcW w:w="2879" w:type="dxa"/>
            <w:gridSpan w:val="3"/>
            <w:tcBorders>
              <w:left w:val="single" w:sz="6" w:space="0" w:color="000000"/>
              <w:bottom w:val="single" w:sz="6" w:space="0" w:color="000000"/>
              <w:right w:val="single" w:sz="6" w:space="0" w:color="000000"/>
            </w:tcBorders>
          </w:tcPr>
          <w:p w14:paraId="387E7E87" w14:textId="77777777" w:rsidR="006F0E00" w:rsidRDefault="00000000">
            <w:pPr>
              <w:widowControl w:val="0"/>
              <w:tabs>
                <w:tab w:val="left" w:pos="1088"/>
                <w:tab w:val="left" w:pos="2394"/>
              </w:tabs>
              <w:spacing w:before="60" w:after="60" w:line="276" w:lineRule="auto"/>
              <w:rPr>
                <w:sz w:val="24"/>
                <w:szCs w:val="24"/>
              </w:rPr>
            </w:pPr>
            <w:r>
              <w:rPr>
                <w:sz w:val="24"/>
                <w:szCs w:val="24"/>
              </w:rPr>
              <w:t>Bộ</w:t>
            </w:r>
            <w:r>
              <w:rPr>
                <w:sz w:val="24"/>
                <w:szCs w:val="24"/>
              </w:rPr>
              <w:tab/>
              <w:t xml:space="preserve">                               ☐</w:t>
            </w:r>
            <w:bookmarkStart w:id="0" w:name="bookmark=id.9z78kmuljfl" w:colFirst="0" w:colLast="0"/>
            <w:bookmarkEnd w:id="0"/>
          </w:p>
          <w:p w14:paraId="67C8D52F" w14:textId="77777777" w:rsidR="006F0E00" w:rsidRDefault="00000000">
            <w:pPr>
              <w:widowControl w:val="0"/>
              <w:tabs>
                <w:tab w:val="left" w:pos="1088"/>
                <w:tab w:val="left" w:pos="2394"/>
              </w:tabs>
              <w:spacing w:before="60" w:after="60" w:line="276" w:lineRule="auto"/>
              <w:rPr>
                <w:sz w:val="24"/>
                <w:szCs w:val="24"/>
              </w:rPr>
            </w:pPr>
            <w:r>
              <w:rPr>
                <w:sz w:val="24"/>
                <w:szCs w:val="24"/>
              </w:rPr>
              <w:t xml:space="preserve">Ngành                 </w:t>
            </w:r>
            <w:r>
              <w:rPr>
                <w:sz w:val="24"/>
                <w:szCs w:val="24"/>
              </w:rPr>
              <w:tab/>
              <w:t xml:space="preserve">         ☐</w:t>
            </w:r>
            <w:bookmarkStart w:id="1" w:name="bookmark=id.z7h9ar9nrjkb" w:colFirst="0" w:colLast="0"/>
            <w:bookmarkEnd w:id="1"/>
            <w:r>
              <w:rPr>
                <w:sz w:val="24"/>
                <w:szCs w:val="24"/>
              </w:rPr>
              <w:t xml:space="preserve">   </w:t>
            </w:r>
          </w:p>
          <w:p w14:paraId="1EA76B9B" w14:textId="77777777" w:rsidR="006F0E00" w:rsidRDefault="00000000">
            <w:pPr>
              <w:widowControl w:val="0"/>
              <w:tabs>
                <w:tab w:val="left" w:pos="1088"/>
                <w:tab w:val="left" w:pos="2394"/>
              </w:tabs>
              <w:spacing w:before="60" w:after="60" w:line="276" w:lineRule="auto"/>
              <w:rPr>
                <w:sz w:val="24"/>
                <w:szCs w:val="24"/>
              </w:rPr>
            </w:pPr>
            <w:r>
              <w:rPr>
                <w:sz w:val="24"/>
                <w:szCs w:val="24"/>
              </w:rPr>
              <w:t xml:space="preserve">Cơ sở </w:t>
            </w:r>
            <w:r>
              <w:rPr>
                <w:sz w:val="24"/>
                <w:szCs w:val="24"/>
              </w:rPr>
              <w:tab/>
              <w:t xml:space="preserve">                               ☒</w:t>
            </w:r>
            <w:bookmarkStart w:id="2" w:name="bookmark=id.futiuvz70ky3" w:colFirst="0" w:colLast="0"/>
            <w:bookmarkEnd w:id="2"/>
          </w:p>
        </w:tc>
        <w:tc>
          <w:tcPr>
            <w:tcW w:w="326" w:type="dxa"/>
          </w:tcPr>
          <w:p w14:paraId="17D7D2A2" w14:textId="77777777" w:rsidR="006F0E00" w:rsidRDefault="006F0E00"/>
        </w:tc>
      </w:tr>
      <w:tr w:rsidR="006F0E00" w14:paraId="334E89CA" w14:textId="77777777">
        <w:trPr>
          <w:cantSplit/>
        </w:trPr>
        <w:tc>
          <w:tcPr>
            <w:tcW w:w="426" w:type="dxa"/>
            <w:tcBorders>
              <w:top w:val="single" w:sz="6" w:space="0" w:color="000000"/>
              <w:left w:val="single" w:sz="6" w:space="0" w:color="000000"/>
              <w:bottom w:val="single" w:sz="6" w:space="0" w:color="000000"/>
              <w:right w:val="single" w:sz="6" w:space="0" w:color="000000"/>
            </w:tcBorders>
          </w:tcPr>
          <w:p w14:paraId="30DFFF2A" w14:textId="77777777" w:rsidR="006F0E00" w:rsidRDefault="00000000">
            <w:pPr>
              <w:widowControl w:val="0"/>
              <w:spacing w:before="60" w:after="60" w:line="276" w:lineRule="auto"/>
              <w:jc w:val="center"/>
              <w:rPr>
                <w:b/>
                <w:sz w:val="24"/>
                <w:szCs w:val="24"/>
              </w:rPr>
            </w:pPr>
            <w:r>
              <w:rPr>
                <w:b/>
                <w:sz w:val="24"/>
                <w:szCs w:val="24"/>
              </w:rPr>
              <w:t>4</w:t>
            </w:r>
          </w:p>
        </w:tc>
        <w:tc>
          <w:tcPr>
            <w:tcW w:w="9447" w:type="dxa"/>
            <w:gridSpan w:val="7"/>
            <w:tcBorders>
              <w:top w:val="single" w:sz="6" w:space="0" w:color="000000"/>
              <w:left w:val="single" w:sz="6" w:space="0" w:color="000000"/>
              <w:bottom w:val="dotted" w:sz="4" w:space="0" w:color="000000"/>
              <w:right w:val="single" w:sz="6" w:space="0" w:color="000000"/>
            </w:tcBorders>
          </w:tcPr>
          <w:p w14:paraId="1C4CB358" w14:textId="77777777" w:rsidR="006F0E00" w:rsidRDefault="00000000">
            <w:pPr>
              <w:widowControl w:val="0"/>
              <w:spacing w:before="60" w:after="60" w:line="276" w:lineRule="auto"/>
              <w:rPr>
                <w:b/>
                <w:sz w:val="24"/>
                <w:szCs w:val="24"/>
              </w:rPr>
            </w:pPr>
            <w:r>
              <w:rPr>
                <w:b/>
                <w:sz w:val="24"/>
                <w:szCs w:val="24"/>
              </w:rPr>
              <w:t>Tổng kinh phí thực hiện:</w:t>
            </w:r>
          </w:p>
        </w:tc>
        <w:tc>
          <w:tcPr>
            <w:tcW w:w="326" w:type="dxa"/>
          </w:tcPr>
          <w:p w14:paraId="4588FC94" w14:textId="77777777" w:rsidR="006F0E00" w:rsidRDefault="006F0E00"/>
        </w:tc>
      </w:tr>
      <w:tr w:rsidR="006F0E00" w14:paraId="056FF7E8" w14:textId="77777777">
        <w:trPr>
          <w:cantSplit/>
          <w:trHeight w:val="351"/>
        </w:trPr>
        <w:tc>
          <w:tcPr>
            <w:tcW w:w="4819" w:type="dxa"/>
            <w:gridSpan w:val="4"/>
            <w:tcBorders>
              <w:top w:val="dotted" w:sz="4" w:space="0" w:color="000000"/>
              <w:left w:val="single" w:sz="6" w:space="0" w:color="000000"/>
              <w:bottom w:val="dotted" w:sz="4" w:space="0" w:color="000000"/>
              <w:right w:val="dotted" w:sz="4" w:space="0" w:color="000000"/>
            </w:tcBorders>
          </w:tcPr>
          <w:p w14:paraId="6708E3EC" w14:textId="77777777" w:rsidR="006F0E00" w:rsidRDefault="00000000">
            <w:pPr>
              <w:widowControl w:val="0"/>
              <w:spacing w:before="60" w:after="60" w:line="276" w:lineRule="auto"/>
              <w:jc w:val="center"/>
              <w:rPr>
                <w:b/>
                <w:sz w:val="24"/>
                <w:szCs w:val="24"/>
              </w:rPr>
            </w:pPr>
            <w:r>
              <w:rPr>
                <w:b/>
                <w:sz w:val="24"/>
                <w:szCs w:val="24"/>
              </w:rPr>
              <w:t>Nguồn</w:t>
            </w:r>
          </w:p>
        </w:tc>
        <w:tc>
          <w:tcPr>
            <w:tcW w:w="5054" w:type="dxa"/>
            <w:gridSpan w:val="4"/>
            <w:tcBorders>
              <w:top w:val="dotted" w:sz="4" w:space="0" w:color="000000"/>
              <w:left w:val="dotted" w:sz="4" w:space="0" w:color="000000"/>
              <w:bottom w:val="dotted" w:sz="4" w:space="0" w:color="000000"/>
              <w:right w:val="single" w:sz="6" w:space="0" w:color="000000"/>
            </w:tcBorders>
          </w:tcPr>
          <w:p w14:paraId="5B1CB0E5" w14:textId="77777777" w:rsidR="006F0E00" w:rsidRDefault="00000000">
            <w:pPr>
              <w:widowControl w:val="0"/>
              <w:spacing w:before="60" w:after="60" w:line="276" w:lineRule="auto"/>
              <w:jc w:val="center"/>
              <w:rPr>
                <w:b/>
                <w:i/>
                <w:sz w:val="24"/>
                <w:szCs w:val="24"/>
              </w:rPr>
            </w:pPr>
            <w:r>
              <w:rPr>
                <w:b/>
                <w:i/>
                <w:sz w:val="40"/>
                <w:szCs w:val="40"/>
                <w:vertAlign w:val="subscript"/>
              </w:rPr>
              <w:t xml:space="preserve">Kinh </w:t>
            </w:r>
            <w:r>
              <w:rPr>
                <w:b/>
                <w:i/>
                <w:sz w:val="24"/>
                <w:szCs w:val="24"/>
              </w:rPr>
              <w:t xml:space="preserve">phí </w:t>
            </w:r>
            <w:r>
              <w:rPr>
                <w:i/>
                <w:sz w:val="24"/>
                <w:szCs w:val="24"/>
              </w:rPr>
              <w:t>(triệu đồng)</w:t>
            </w:r>
          </w:p>
        </w:tc>
        <w:tc>
          <w:tcPr>
            <w:tcW w:w="326" w:type="dxa"/>
          </w:tcPr>
          <w:p w14:paraId="76BB2B10" w14:textId="77777777" w:rsidR="006F0E00" w:rsidRDefault="006F0E00"/>
        </w:tc>
      </w:tr>
      <w:tr w:rsidR="006F0E00" w14:paraId="1D59C964" w14:textId="77777777">
        <w:trPr>
          <w:cantSplit/>
          <w:trHeight w:val="351"/>
        </w:trPr>
        <w:tc>
          <w:tcPr>
            <w:tcW w:w="4819" w:type="dxa"/>
            <w:gridSpan w:val="4"/>
            <w:tcBorders>
              <w:top w:val="dotted" w:sz="4" w:space="0" w:color="000000"/>
              <w:left w:val="single" w:sz="6" w:space="0" w:color="000000"/>
              <w:bottom w:val="dotted" w:sz="4" w:space="0" w:color="000000"/>
              <w:right w:val="dotted" w:sz="4" w:space="0" w:color="000000"/>
            </w:tcBorders>
          </w:tcPr>
          <w:p w14:paraId="338632C2" w14:textId="77777777" w:rsidR="006F0E00" w:rsidRDefault="00000000">
            <w:pPr>
              <w:widowControl w:val="0"/>
              <w:spacing w:before="60" w:after="60" w:line="276" w:lineRule="auto"/>
              <w:ind w:firstLine="426"/>
              <w:rPr>
                <w:b/>
                <w:sz w:val="24"/>
                <w:szCs w:val="24"/>
              </w:rPr>
            </w:pPr>
            <w:r>
              <w:rPr>
                <w:sz w:val="24"/>
                <w:szCs w:val="24"/>
              </w:rPr>
              <w:t>- Tự túc</w:t>
            </w:r>
          </w:p>
        </w:tc>
        <w:tc>
          <w:tcPr>
            <w:tcW w:w="5054" w:type="dxa"/>
            <w:gridSpan w:val="4"/>
            <w:tcBorders>
              <w:top w:val="dotted" w:sz="4" w:space="0" w:color="000000"/>
              <w:left w:val="dotted" w:sz="4" w:space="0" w:color="000000"/>
              <w:bottom w:val="dotted" w:sz="4" w:space="0" w:color="000000"/>
              <w:right w:val="single" w:sz="6" w:space="0" w:color="000000"/>
            </w:tcBorders>
          </w:tcPr>
          <w:p w14:paraId="3E560E26" w14:textId="77777777" w:rsidR="006F0E00" w:rsidRDefault="006F0E00">
            <w:pPr>
              <w:widowControl w:val="0"/>
              <w:spacing w:before="60" w:after="60" w:line="276" w:lineRule="auto"/>
              <w:jc w:val="center"/>
              <w:rPr>
                <w:b/>
                <w:sz w:val="24"/>
                <w:szCs w:val="24"/>
              </w:rPr>
            </w:pPr>
          </w:p>
        </w:tc>
        <w:tc>
          <w:tcPr>
            <w:tcW w:w="326" w:type="dxa"/>
          </w:tcPr>
          <w:p w14:paraId="0669A133" w14:textId="77777777" w:rsidR="006F0E00" w:rsidRDefault="006F0E00"/>
        </w:tc>
      </w:tr>
      <w:tr w:rsidR="006F0E00" w14:paraId="709C3551" w14:textId="77777777">
        <w:trPr>
          <w:cantSplit/>
          <w:trHeight w:val="351"/>
        </w:trPr>
        <w:tc>
          <w:tcPr>
            <w:tcW w:w="4819" w:type="dxa"/>
            <w:gridSpan w:val="4"/>
            <w:tcBorders>
              <w:top w:val="dotted" w:sz="4" w:space="0" w:color="000000"/>
              <w:left w:val="single" w:sz="6" w:space="0" w:color="000000"/>
              <w:bottom w:val="dotted" w:sz="4" w:space="0" w:color="000000"/>
              <w:right w:val="dotted" w:sz="4" w:space="0" w:color="000000"/>
            </w:tcBorders>
          </w:tcPr>
          <w:p w14:paraId="188FCD15" w14:textId="77777777" w:rsidR="006F0E00" w:rsidRDefault="006F0E00">
            <w:pPr>
              <w:widowControl w:val="0"/>
              <w:spacing w:before="60" w:after="60" w:line="276" w:lineRule="auto"/>
              <w:rPr>
                <w:sz w:val="24"/>
                <w:szCs w:val="24"/>
              </w:rPr>
            </w:pPr>
          </w:p>
        </w:tc>
        <w:tc>
          <w:tcPr>
            <w:tcW w:w="5054" w:type="dxa"/>
            <w:gridSpan w:val="4"/>
            <w:tcBorders>
              <w:top w:val="dotted" w:sz="4" w:space="0" w:color="000000"/>
              <w:left w:val="dotted" w:sz="4" w:space="0" w:color="000000"/>
              <w:bottom w:val="dotted" w:sz="4" w:space="0" w:color="000000"/>
              <w:right w:val="single" w:sz="6" w:space="0" w:color="000000"/>
            </w:tcBorders>
          </w:tcPr>
          <w:p w14:paraId="5FBB6A9B" w14:textId="77777777" w:rsidR="006F0E00" w:rsidRDefault="006F0E00">
            <w:pPr>
              <w:widowControl w:val="0"/>
              <w:spacing w:before="60" w:after="60" w:line="276" w:lineRule="auto"/>
              <w:jc w:val="center"/>
              <w:rPr>
                <w:b/>
                <w:sz w:val="24"/>
                <w:szCs w:val="24"/>
              </w:rPr>
            </w:pPr>
          </w:p>
        </w:tc>
        <w:tc>
          <w:tcPr>
            <w:tcW w:w="326" w:type="dxa"/>
          </w:tcPr>
          <w:p w14:paraId="33F59D31" w14:textId="77777777" w:rsidR="006F0E00" w:rsidRDefault="006F0E00"/>
        </w:tc>
      </w:tr>
      <w:tr w:rsidR="006F0E00" w14:paraId="09A2D96F" w14:textId="77777777">
        <w:trPr>
          <w:cantSplit/>
          <w:trHeight w:val="351"/>
        </w:trPr>
        <w:tc>
          <w:tcPr>
            <w:tcW w:w="4819" w:type="dxa"/>
            <w:gridSpan w:val="4"/>
            <w:tcBorders>
              <w:top w:val="dotted" w:sz="4" w:space="0" w:color="000000"/>
              <w:left w:val="single" w:sz="6" w:space="0" w:color="000000"/>
              <w:bottom w:val="single" w:sz="6" w:space="0" w:color="000000"/>
              <w:right w:val="dotted" w:sz="4" w:space="0" w:color="000000"/>
            </w:tcBorders>
          </w:tcPr>
          <w:p w14:paraId="33B6606F" w14:textId="77777777" w:rsidR="006F0E00" w:rsidRDefault="006F0E00">
            <w:pPr>
              <w:widowControl w:val="0"/>
              <w:spacing w:before="60" w:after="60" w:line="276" w:lineRule="auto"/>
              <w:ind w:firstLine="426"/>
              <w:rPr>
                <w:sz w:val="24"/>
                <w:szCs w:val="24"/>
              </w:rPr>
            </w:pPr>
          </w:p>
        </w:tc>
        <w:tc>
          <w:tcPr>
            <w:tcW w:w="5054" w:type="dxa"/>
            <w:gridSpan w:val="4"/>
            <w:tcBorders>
              <w:top w:val="dotted" w:sz="4" w:space="0" w:color="000000"/>
              <w:left w:val="dotted" w:sz="4" w:space="0" w:color="000000"/>
              <w:bottom w:val="single" w:sz="6" w:space="0" w:color="000000"/>
              <w:right w:val="single" w:sz="6" w:space="0" w:color="000000"/>
            </w:tcBorders>
          </w:tcPr>
          <w:p w14:paraId="769E4D79" w14:textId="77777777" w:rsidR="006F0E00" w:rsidRDefault="006F0E00">
            <w:pPr>
              <w:widowControl w:val="0"/>
              <w:spacing w:before="60" w:after="60" w:line="276" w:lineRule="auto"/>
              <w:jc w:val="center"/>
              <w:rPr>
                <w:b/>
                <w:sz w:val="24"/>
                <w:szCs w:val="24"/>
              </w:rPr>
            </w:pPr>
          </w:p>
        </w:tc>
        <w:tc>
          <w:tcPr>
            <w:tcW w:w="326" w:type="dxa"/>
          </w:tcPr>
          <w:p w14:paraId="320F2247" w14:textId="77777777" w:rsidR="006F0E00" w:rsidRDefault="006F0E00"/>
        </w:tc>
      </w:tr>
      <w:tr w:rsidR="006F0E00" w14:paraId="5B2AEABD" w14:textId="77777777">
        <w:trPr>
          <w:cantSplit/>
          <w:trHeight w:val="351"/>
        </w:trPr>
        <w:tc>
          <w:tcPr>
            <w:tcW w:w="426" w:type="dxa"/>
            <w:tcBorders>
              <w:top w:val="single" w:sz="4" w:space="0" w:color="000000"/>
              <w:left w:val="single" w:sz="4" w:space="0" w:color="000000"/>
              <w:bottom w:val="single" w:sz="4" w:space="0" w:color="000000"/>
              <w:right w:val="single" w:sz="4" w:space="0" w:color="000000"/>
            </w:tcBorders>
          </w:tcPr>
          <w:p w14:paraId="477C306B" w14:textId="77777777" w:rsidR="006F0E00" w:rsidRDefault="00000000">
            <w:pPr>
              <w:widowControl w:val="0"/>
              <w:spacing w:before="60" w:after="60" w:line="276" w:lineRule="auto"/>
              <w:ind w:right="-108"/>
              <w:jc w:val="center"/>
              <w:rPr>
                <w:b/>
                <w:sz w:val="24"/>
                <w:szCs w:val="24"/>
              </w:rPr>
            </w:pPr>
            <w:r>
              <w:rPr>
                <w:b/>
                <w:sz w:val="24"/>
                <w:szCs w:val="24"/>
              </w:rPr>
              <w:t>5</w:t>
            </w:r>
          </w:p>
        </w:tc>
        <w:tc>
          <w:tcPr>
            <w:tcW w:w="4393" w:type="dxa"/>
            <w:gridSpan w:val="3"/>
            <w:tcBorders>
              <w:top w:val="dotted" w:sz="4" w:space="0" w:color="000000"/>
              <w:left w:val="single" w:sz="4" w:space="0" w:color="000000"/>
              <w:bottom w:val="dotted" w:sz="4" w:space="0" w:color="000000"/>
              <w:right w:val="dotted" w:sz="4" w:space="0" w:color="000000"/>
            </w:tcBorders>
          </w:tcPr>
          <w:p w14:paraId="025A6273" w14:textId="77777777" w:rsidR="006F0E00" w:rsidRDefault="00000000">
            <w:pPr>
              <w:widowControl w:val="0"/>
              <w:spacing w:before="60" w:after="60" w:line="276" w:lineRule="auto"/>
              <w:ind w:firstLine="33"/>
              <w:rPr>
                <w:b/>
                <w:sz w:val="24"/>
                <w:szCs w:val="24"/>
              </w:rPr>
            </w:pPr>
            <w:r>
              <w:rPr>
                <w:b/>
                <w:sz w:val="24"/>
                <w:szCs w:val="24"/>
              </w:rPr>
              <w:t>Phương thức khoán chi:</w:t>
            </w:r>
          </w:p>
        </w:tc>
        <w:tc>
          <w:tcPr>
            <w:tcW w:w="5054" w:type="dxa"/>
            <w:gridSpan w:val="4"/>
            <w:tcBorders>
              <w:top w:val="dotted" w:sz="4" w:space="0" w:color="000000"/>
              <w:left w:val="dotted" w:sz="4" w:space="0" w:color="000000"/>
              <w:bottom w:val="dotted" w:sz="4" w:space="0" w:color="000000"/>
              <w:right w:val="single" w:sz="6" w:space="0" w:color="000000"/>
            </w:tcBorders>
          </w:tcPr>
          <w:p w14:paraId="607F86A1" w14:textId="77777777" w:rsidR="006F0E00" w:rsidRDefault="006F0E00">
            <w:pPr>
              <w:widowControl w:val="0"/>
              <w:spacing w:before="60" w:after="60" w:line="276" w:lineRule="auto"/>
              <w:jc w:val="center"/>
              <w:rPr>
                <w:b/>
                <w:sz w:val="24"/>
                <w:szCs w:val="24"/>
              </w:rPr>
            </w:pPr>
          </w:p>
        </w:tc>
        <w:tc>
          <w:tcPr>
            <w:tcW w:w="326" w:type="dxa"/>
          </w:tcPr>
          <w:p w14:paraId="175CB8D1" w14:textId="77777777" w:rsidR="006F0E00" w:rsidRDefault="006F0E00"/>
        </w:tc>
      </w:tr>
      <w:tr w:rsidR="006F0E00" w14:paraId="719D409E" w14:textId="77777777">
        <w:trPr>
          <w:cantSplit/>
          <w:trHeight w:val="351"/>
        </w:trPr>
        <w:tc>
          <w:tcPr>
            <w:tcW w:w="4819" w:type="dxa"/>
            <w:gridSpan w:val="4"/>
            <w:tcBorders>
              <w:top w:val="dotted" w:sz="4" w:space="0" w:color="000000"/>
              <w:left w:val="single" w:sz="6" w:space="0" w:color="000000"/>
              <w:bottom w:val="dotted" w:sz="4" w:space="0" w:color="000000"/>
              <w:right w:val="dotted" w:sz="4" w:space="0" w:color="000000"/>
            </w:tcBorders>
          </w:tcPr>
          <w:p w14:paraId="187C3313" w14:textId="77777777" w:rsidR="006F0E00" w:rsidRDefault="00000000">
            <w:pPr>
              <w:widowControl w:val="0"/>
              <w:spacing w:before="60" w:after="60" w:line="276" w:lineRule="auto"/>
              <w:ind w:firstLine="426"/>
              <w:rPr>
                <w:sz w:val="24"/>
                <w:szCs w:val="24"/>
              </w:rPr>
            </w:pPr>
            <w:r>
              <w:rPr>
                <w:sz w:val="24"/>
                <w:szCs w:val="24"/>
              </w:rPr>
              <w:t xml:space="preserve">        Khoán đến sản phẩm cuối cùng</w:t>
            </w:r>
            <w:r>
              <w:rPr>
                <w:noProof/>
              </w:rPr>
              <mc:AlternateContent>
                <mc:Choice Requires="wpg">
                  <w:drawing>
                    <wp:anchor distT="0" distB="19050" distL="0" distR="28575" simplePos="0" relativeHeight="251658240" behindDoc="0" locked="0" layoutInCell="1" hidden="0" allowOverlap="1" wp14:anchorId="0AFC03CD" wp14:editId="012A7803">
                      <wp:simplePos x="0" y="0"/>
                      <wp:positionH relativeFrom="column">
                        <wp:posOffset>292100</wp:posOffset>
                      </wp:positionH>
                      <wp:positionV relativeFrom="paragraph">
                        <wp:posOffset>12700</wp:posOffset>
                      </wp:positionV>
                      <wp:extent cx="3038475" cy="209550"/>
                      <wp:effectExtent l="0" t="0" r="0" b="0"/>
                      <wp:wrapNone/>
                      <wp:docPr id="41" name="Group 41"/>
                      <wp:cNvGraphicFramePr/>
                      <a:graphic xmlns:a="http://schemas.openxmlformats.org/drawingml/2006/main">
                        <a:graphicData uri="http://schemas.microsoft.com/office/word/2010/wordprocessingGroup">
                          <wpg:wgp>
                            <wpg:cNvGrpSpPr/>
                            <wpg:grpSpPr>
                              <a:xfrm>
                                <a:off x="0" y="0"/>
                                <a:ext cx="3038475" cy="209550"/>
                                <a:chOff x="3822025" y="3670475"/>
                                <a:chExt cx="3047950" cy="219050"/>
                              </a:xfrm>
                            </wpg:grpSpPr>
                            <wpg:grpSp>
                              <wpg:cNvPr id="653996483" name="Group 653996483"/>
                              <wpg:cNvGrpSpPr/>
                              <wpg:grpSpPr>
                                <a:xfrm>
                                  <a:off x="3826800" y="3675240"/>
                                  <a:ext cx="3038400" cy="209520"/>
                                  <a:chOff x="0" y="0"/>
                                  <a:chExt cx="3038400" cy="209520"/>
                                </a:xfrm>
                              </wpg:grpSpPr>
                              <wps:wsp>
                                <wps:cNvPr id="1111017685" name="Rectangle 1111017685"/>
                                <wps:cNvSpPr/>
                                <wps:spPr>
                                  <a:xfrm>
                                    <a:off x="0" y="0"/>
                                    <a:ext cx="3038400" cy="209500"/>
                                  </a:xfrm>
                                  <a:prstGeom prst="rect">
                                    <a:avLst/>
                                  </a:prstGeom>
                                  <a:noFill/>
                                  <a:ln>
                                    <a:noFill/>
                                  </a:ln>
                                </wps:spPr>
                                <wps:txbx>
                                  <w:txbxContent>
                                    <w:p w14:paraId="32313986" w14:textId="77777777" w:rsidR="006F0E00" w:rsidRDefault="006F0E00">
                                      <w:pPr>
                                        <w:textDirection w:val="btLr"/>
                                      </w:pPr>
                                    </w:p>
                                  </w:txbxContent>
                                </wps:txbx>
                                <wps:bodyPr spcFirstLastPara="1" wrap="square" lIns="91425" tIns="91425" rIns="91425" bIns="91425" anchor="ctr" anchorCtr="0">
                                  <a:noAutofit/>
                                </wps:bodyPr>
                              </wps:wsp>
                              <wps:wsp>
                                <wps:cNvPr id="1574919560" name="Rectangle 1574919560"/>
                                <wps:cNvSpPr/>
                                <wps:spPr>
                                  <a:xfrm>
                                    <a:off x="0" y="28440"/>
                                    <a:ext cx="170640" cy="16524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1E658B2A" w14:textId="77777777" w:rsidR="006F0E00" w:rsidRDefault="006F0E00">
                                      <w:pPr>
                                        <w:textDirection w:val="btLr"/>
                                      </w:pPr>
                                    </w:p>
                                  </w:txbxContent>
                                </wps:txbx>
                                <wps:bodyPr spcFirstLastPara="1" wrap="square" lIns="91425" tIns="91425" rIns="91425" bIns="91425" anchor="ctr" anchorCtr="0">
                                  <a:noAutofit/>
                                </wps:bodyPr>
                              </wps:wsp>
                              <wps:wsp>
                                <wps:cNvPr id="1160232520" name="Rectangle 1160232520"/>
                                <wps:cNvSpPr/>
                                <wps:spPr>
                                  <a:xfrm>
                                    <a:off x="2775600" y="0"/>
                                    <a:ext cx="262800" cy="20952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51667591" w14:textId="77777777" w:rsidR="006F0E00" w:rsidRDefault="006F0E00">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AFC03CD" id="Group 41" o:spid="_x0000_s1026" style="position:absolute;left:0;text-align:left;margin-left:23pt;margin-top:1pt;width:239.25pt;height:16.5pt;z-index:251658240;mso-wrap-distance-left:0;mso-wrap-distance-right:2.25pt;mso-wrap-distance-bottom:1.5pt" coordorigin="38220,36704" coordsize="30479,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">
                      <v:group id="Group 653996483" o:spid="_x0000_s1027" style="position:absolute;left:38268;top:36752;width:30384;height:2095" coordsize="30384,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">
                        <v:rect id="Rectangle 1111017685" o:spid="_x0000_s1028" style="position:absolute;width:30384;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" filled="f" stroked="f">
                          <v:textbox inset="2.53958mm,2.53958mm,2.53958mm,2.53958mm">
                            <w:txbxContent>
                              <w:p w14:paraId="32313986" w14:textId="77777777" w:rsidR="006F0E00" w:rsidRDefault="006F0E00">
                                <w:pPr>
                                  <w:textDirection w:val="btLr"/>
                                </w:pPr>
                              </w:p>
                            </w:txbxContent>
                          </v:textbox>
                        </v:rect>
                        <v:rect id="Rectangle 1574919560" o:spid="_x0000_s1029" style="position:absolute;top:284;width:1706;height:1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">
                          <v:stroke startarrowwidth="narrow" startarrowlength="short" endarrowwidth="narrow" endarrowlength="short" miterlimit="5243f"/>
                          <v:textbox inset="2.53958mm,2.53958mm,2.53958mm,2.53958mm">
                            <w:txbxContent>
                              <w:p w14:paraId="1E658B2A" w14:textId="77777777" w:rsidR="006F0E00" w:rsidRDefault="006F0E00">
                                <w:pPr>
                                  <w:textDirection w:val="btLr"/>
                                </w:pPr>
                              </w:p>
                            </w:txbxContent>
                          </v:textbox>
                        </v:rect>
                        <v:rect id="Rectangle 1160232520" o:spid="_x0000_s1030" style="position:absolute;left:27756;width:2628;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">
                          <v:stroke startarrowwidth="narrow" startarrowlength="short" endarrowwidth="narrow" endarrowlength="short" miterlimit="5243f"/>
                          <v:textbox inset="2.53958mm,2.53958mm,2.53958mm,2.53958mm">
                            <w:txbxContent>
                              <w:p w14:paraId="51667591" w14:textId="77777777" w:rsidR="006F0E00" w:rsidRDefault="006F0E00">
                                <w:pPr>
                                  <w:textDirection w:val="btLr"/>
                                </w:pPr>
                              </w:p>
                            </w:txbxContent>
                          </v:textbox>
                        </v:rect>
                      </v:group>
                    </v:group>
                  </w:pict>
                </mc:Fallback>
              </mc:AlternateContent>
            </w:r>
          </w:p>
        </w:tc>
        <w:tc>
          <w:tcPr>
            <w:tcW w:w="5054" w:type="dxa"/>
            <w:gridSpan w:val="4"/>
            <w:tcBorders>
              <w:top w:val="dotted" w:sz="4" w:space="0" w:color="000000"/>
              <w:left w:val="dotted" w:sz="4" w:space="0" w:color="000000"/>
              <w:bottom w:val="dotted" w:sz="4" w:space="0" w:color="000000"/>
              <w:right w:val="single" w:sz="6" w:space="0" w:color="000000"/>
            </w:tcBorders>
          </w:tcPr>
          <w:p w14:paraId="6FC00E48" w14:textId="77777777" w:rsidR="006F0E00" w:rsidRDefault="00000000">
            <w:pPr>
              <w:widowControl w:val="0"/>
              <w:spacing w:before="60" w:after="60" w:line="276" w:lineRule="auto"/>
              <w:rPr>
                <w:sz w:val="24"/>
                <w:szCs w:val="24"/>
              </w:rPr>
            </w:pPr>
            <w:r>
              <w:rPr>
                <w:sz w:val="40"/>
                <w:szCs w:val="40"/>
                <w:vertAlign w:val="subscript"/>
              </w:rPr>
              <w:t xml:space="preserve">         Khoán từng phần, trong đó:</w:t>
            </w:r>
          </w:p>
        </w:tc>
        <w:tc>
          <w:tcPr>
            <w:tcW w:w="326" w:type="dxa"/>
          </w:tcPr>
          <w:p w14:paraId="35F0CAB5" w14:textId="77777777" w:rsidR="006F0E00" w:rsidRDefault="006F0E00"/>
        </w:tc>
      </w:tr>
      <w:tr w:rsidR="006F0E00" w14:paraId="2B6DAAA1" w14:textId="77777777">
        <w:trPr>
          <w:cantSplit/>
          <w:trHeight w:val="351"/>
        </w:trPr>
        <w:tc>
          <w:tcPr>
            <w:tcW w:w="4819" w:type="dxa"/>
            <w:gridSpan w:val="4"/>
            <w:tcBorders>
              <w:top w:val="dotted" w:sz="4" w:space="0" w:color="000000"/>
              <w:left w:val="single" w:sz="6" w:space="0" w:color="000000"/>
              <w:bottom w:val="single" w:sz="6" w:space="0" w:color="000000"/>
              <w:right w:val="dotted" w:sz="4" w:space="0" w:color="000000"/>
            </w:tcBorders>
          </w:tcPr>
          <w:p w14:paraId="38C4D673" w14:textId="77777777" w:rsidR="006F0E00" w:rsidRDefault="006F0E00">
            <w:pPr>
              <w:widowControl w:val="0"/>
              <w:spacing w:before="60" w:after="60" w:line="276" w:lineRule="auto"/>
              <w:ind w:firstLine="426"/>
              <w:rPr>
                <w:sz w:val="24"/>
                <w:szCs w:val="24"/>
              </w:rPr>
            </w:pPr>
          </w:p>
        </w:tc>
        <w:tc>
          <w:tcPr>
            <w:tcW w:w="5054" w:type="dxa"/>
            <w:gridSpan w:val="4"/>
            <w:tcBorders>
              <w:top w:val="dotted" w:sz="4" w:space="0" w:color="000000"/>
              <w:left w:val="dotted" w:sz="4" w:space="0" w:color="000000"/>
              <w:bottom w:val="single" w:sz="6" w:space="0" w:color="000000"/>
              <w:right w:val="single" w:sz="6" w:space="0" w:color="000000"/>
            </w:tcBorders>
          </w:tcPr>
          <w:p w14:paraId="7263C6BA" w14:textId="77777777" w:rsidR="006F0E00" w:rsidRDefault="00000000">
            <w:pPr>
              <w:widowControl w:val="0"/>
              <w:spacing w:before="60" w:after="60" w:line="276" w:lineRule="auto"/>
              <w:rPr>
                <w:sz w:val="24"/>
                <w:szCs w:val="24"/>
              </w:rPr>
            </w:pPr>
            <w:r>
              <w:rPr>
                <w:sz w:val="40"/>
                <w:szCs w:val="40"/>
                <w:vertAlign w:val="subscript"/>
              </w:rPr>
              <w:t xml:space="preserve">- Kinh phí khoán: </w:t>
            </w:r>
          </w:p>
          <w:p w14:paraId="78CBBC50" w14:textId="77777777" w:rsidR="006F0E00" w:rsidRDefault="00000000">
            <w:pPr>
              <w:widowControl w:val="0"/>
              <w:spacing w:before="60" w:after="60" w:line="276" w:lineRule="auto"/>
              <w:rPr>
                <w:sz w:val="24"/>
                <w:szCs w:val="24"/>
              </w:rPr>
            </w:pPr>
            <w:r>
              <w:rPr>
                <w:sz w:val="40"/>
                <w:szCs w:val="40"/>
                <w:vertAlign w:val="subscript"/>
              </w:rPr>
              <w:t xml:space="preserve">- Kinh phí không khoán: </w:t>
            </w:r>
          </w:p>
        </w:tc>
        <w:tc>
          <w:tcPr>
            <w:tcW w:w="326" w:type="dxa"/>
          </w:tcPr>
          <w:p w14:paraId="3B0434E3" w14:textId="77777777" w:rsidR="006F0E00" w:rsidRDefault="006F0E00"/>
        </w:tc>
      </w:tr>
      <w:tr w:rsidR="006F0E00" w14:paraId="3C9E1E88" w14:textId="77777777">
        <w:trPr>
          <w:trHeight w:val="405"/>
        </w:trPr>
        <w:tc>
          <w:tcPr>
            <w:tcW w:w="426" w:type="dxa"/>
            <w:tcBorders>
              <w:top w:val="single" w:sz="6" w:space="0" w:color="000000"/>
              <w:left w:val="single" w:sz="6" w:space="0" w:color="000000"/>
              <w:bottom w:val="single" w:sz="6" w:space="0" w:color="000000"/>
              <w:right w:val="single" w:sz="6" w:space="0" w:color="000000"/>
            </w:tcBorders>
          </w:tcPr>
          <w:p w14:paraId="2937A4E0" w14:textId="77777777" w:rsidR="006F0E00" w:rsidRDefault="00000000">
            <w:pPr>
              <w:widowControl w:val="0"/>
              <w:spacing w:before="60" w:after="60" w:line="276" w:lineRule="auto"/>
              <w:jc w:val="center"/>
              <w:rPr>
                <w:b/>
                <w:sz w:val="24"/>
                <w:szCs w:val="24"/>
              </w:rPr>
            </w:pPr>
            <w:r>
              <w:rPr>
                <w:b/>
                <w:sz w:val="24"/>
                <w:szCs w:val="24"/>
              </w:rPr>
              <w:t>6</w:t>
            </w:r>
          </w:p>
        </w:tc>
        <w:tc>
          <w:tcPr>
            <w:tcW w:w="9447" w:type="dxa"/>
            <w:gridSpan w:val="7"/>
            <w:vMerge w:val="restart"/>
            <w:tcBorders>
              <w:top w:val="single" w:sz="6" w:space="0" w:color="000000"/>
              <w:left w:val="single" w:sz="6" w:space="0" w:color="000000"/>
              <w:bottom w:val="single" w:sz="6" w:space="0" w:color="000000"/>
              <w:right w:val="single" w:sz="6" w:space="0" w:color="000000"/>
            </w:tcBorders>
          </w:tcPr>
          <w:p w14:paraId="56BCFCAA" w14:textId="77777777" w:rsidR="006F0E00" w:rsidRDefault="00000000">
            <w:pPr>
              <w:widowControl w:val="0"/>
              <w:spacing w:before="60" w:after="60" w:line="276" w:lineRule="auto"/>
              <w:rPr>
                <w:b/>
                <w:sz w:val="24"/>
                <w:szCs w:val="24"/>
              </w:rPr>
            </w:pPr>
            <w:r>
              <w:rPr>
                <w:b/>
                <w:sz w:val="24"/>
                <w:szCs w:val="24"/>
              </w:rPr>
              <w:t xml:space="preserve">Hình thức: Đề tài          Nhiệm vụ                              </w:t>
            </w:r>
            <w:r>
              <w:rPr>
                <w:noProof/>
              </w:rPr>
              <mc:AlternateContent>
                <mc:Choice Requires="wps">
                  <w:drawing>
                    <wp:anchor distT="0" distB="0" distL="0" distR="0" simplePos="0" relativeHeight="251659264" behindDoc="0" locked="0" layoutInCell="1" hidden="0" allowOverlap="1" wp14:anchorId="554AC8D4" wp14:editId="310760A2">
                      <wp:simplePos x="0" y="0"/>
                      <wp:positionH relativeFrom="column">
                        <wp:posOffset>2197100</wp:posOffset>
                      </wp:positionH>
                      <wp:positionV relativeFrom="paragraph">
                        <wp:posOffset>50800</wp:posOffset>
                      </wp:positionV>
                      <wp:extent cx="170180" cy="170180"/>
                      <wp:effectExtent l="0" t="0" r="0" b="0"/>
                      <wp:wrapNone/>
                      <wp:docPr id="40" name="Rectangle 40"/>
                      <wp:cNvGraphicFramePr/>
                      <a:graphic xmlns:a="http://schemas.openxmlformats.org/drawingml/2006/main">
                        <a:graphicData uri="http://schemas.microsoft.com/office/word/2010/wordprocessingShape">
                          <wps:wsp>
                            <wps:cNvSpPr/>
                            <wps:spPr>
                              <a:xfrm>
                                <a:off x="5265720" y="3699720"/>
                                <a:ext cx="160560" cy="16056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71363DBA" w14:textId="77777777" w:rsidR="006F0E00" w:rsidRDefault="006F0E00">
                                  <w:pPr>
                                    <w:textDirection w:val="btLr"/>
                                  </w:pPr>
                                </w:p>
                              </w:txbxContent>
                            </wps:txbx>
                            <wps:bodyPr spcFirstLastPara="1" wrap="square" lIns="91425" tIns="91425" rIns="91425" bIns="91425" anchor="ctr" anchorCtr="0">
                              <a:noAutofit/>
                            </wps:bodyPr>
                          </wps:wsp>
                        </a:graphicData>
                      </a:graphic>
                    </wp:anchor>
                  </w:drawing>
                </mc:Choice>
                <mc:Fallback>
                  <w:pict>
                    <v:rect w14:anchorId="554AC8D4" id="Rectangle 40" o:spid="_x0000_s1031" style="position:absolute;margin-left:173pt;margin-top:4pt;width:13.4pt;height:13.4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">
                      <v:stroke startarrowwidth="narrow" startarrowlength="short" endarrowwidth="narrow" endarrowlength="short" miterlimit="5243f"/>
                      <v:textbox inset="2.53958mm,2.53958mm,2.53958mm,2.53958mm">
                        <w:txbxContent>
                          <w:p w14:paraId="71363DBA" w14:textId="77777777" w:rsidR="006F0E00" w:rsidRDefault="006F0E00">
                            <w:pPr>
                              <w:textDirection w:val="btLr"/>
                            </w:pPr>
                          </w:p>
                        </w:txbxContent>
                      </v:textbox>
                    </v:rect>
                  </w:pict>
                </mc:Fallback>
              </mc:AlternateContent>
            </w:r>
            <w:r>
              <w:rPr>
                <w:noProof/>
              </w:rPr>
              <mc:AlternateContent>
                <mc:Choice Requires="wps">
                  <w:drawing>
                    <wp:anchor distT="0" distB="10795" distL="0" distR="10795" simplePos="0" relativeHeight="251660288" behindDoc="0" locked="0" layoutInCell="1" hidden="0" allowOverlap="1" wp14:anchorId="0312F036" wp14:editId="0895F46E">
                      <wp:simplePos x="0" y="0"/>
                      <wp:positionH relativeFrom="column">
                        <wp:posOffset>1181100</wp:posOffset>
                      </wp:positionH>
                      <wp:positionV relativeFrom="paragraph">
                        <wp:posOffset>50800</wp:posOffset>
                      </wp:positionV>
                      <wp:extent cx="170180" cy="170180"/>
                      <wp:effectExtent l="0" t="0" r="0" b="0"/>
                      <wp:wrapNone/>
                      <wp:docPr id="34" name="Rectangle 34"/>
                      <wp:cNvGraphicFramePr/>
                      <a:graphic xmlns:a="http://schemas.openxmlformats.org/drawingml/2006/main">
                        <a:graphicData uri="http://schemas.microsoft.com/office/word/2010/wordprocessingShape">
                          <wps:wsp>
                            <wps:cNvSpPr/>
                            <wps:spPr>
                              <a:xfrm>
                                <a:off x="5265720" y="3699720"/>
                                <a:ext cx="160560" cy="16056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793E4262" w14:textId="77777777" w:rsidR="006F0E00" w:rsidRDefault="006F0E00">
                                  <w:pPr>
                                    <w:textDirection w:val="btLr"/>
                                  </w:pPr>
                                </w:p>
                              </w:txbxContent>
                            </wps:txbx>
                            <wps:bodyPr spcFirstLastPara="1" wrap="square" lIns="91425" tIns="45700" rIns="91425" bIns="45700" anchor="t" anchorCtr="0">
                              <a:noAutofit/>
                            </wps:bodyPr>
                          </wps:wsp>
                        </a:graphicData>
                      </a:graphic>
                    </wp:anchor>
                  </w:drawing>
                </mc:Choice>
                <mc:Fallback>
                  <w:pict>
                    <v:rect w14:anchorId="0312F036" id="Rectangle 34" o:spid="_x0000_s1032" style="position:absolute;margin-left:93pt;margin-top:4pt;width:13.4pt;height:13.4pt;z-index:251660288;visibility:visible;mso-wrap-style:square;mso-wrap-distance-left:0;mso-wrap-distance-top:0;mso-wrap-distance-right:.85pt;mso-wrap-distance-bottom:.8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">
                      <v:stroke startarrowwidth="narrow" startarrowlength="short" endarrowwidth="narrow" endarrowlength="short" miterlimit="5243f"/>
                      <v:textbox inset="2.53958mm,1.2694mm,2.53958mm,1.2694mm">
                        <w:txbxContent>
                          <w:p w14:paraId="793E4262" w14:textId="77777777" w:rsidR="006F0E00" w:rsidRDefault="006F0E00">
                            <w:pPr>
                              <w:textDirection w:val="btLr"/>
                            </w:pPr>
                          </w:p>
                        </w:txbxContent>
                      </v:textbox>
                    </v:rect>
                  </w:pict>
                </mc:Fallback>
              </mc:AlternateContent>
            </w:r>
          </w:p>
          <w:p w14:paraId="2B35F70D" w14:textId="77777777" w:rsidR="006F0E00" w:rsidRDefault="00000000">
            <w:pPr>
              <w:widowControl w:val="0"/>
              <w:spacing w:before="60" w:after="60" w:line="276" w:lineRule="auto"/>
              <w:rPr>
                <w:b/>
                <w:sz w:val="24"/>
                <w:szCs w:val="24"/>
              </w:rPr>
            </w:pPr>
            <w:r>
              <w:rPr>
                <w:b/>
                <w:sz w:val="24"/>
                <w:szCs w:val="24"/>
              </w:rPr>
              <w:t>Thuộc:</w:t>
            </w:r>
          </w:p>
          <w:p w14:paraId="505379C6" w14:textId="77777777" w:rsidR="006F0E00" w:rsidRDefault="00000000">
            <w:pPr>
              <w:widowControl w:val="0"/>
              <w:spacing w:before="60" w:after="60" w:line="276" w:lineRule="auto"/>
              <w:rPr>
                <w:b/>
                <w:sz w:val="24"/>
                <w:szCs w:val="24"/>
              </w:rPr>
            </w:pPr>
            <w:r>
              <w:rPr>
                <w:sz w:val="24"/>
                <w:szCs w:val="24"/>
              </w:rPr>
              <w:t>☐</w:t>
            </w:r>
            <w:bookmarkStart w:id="3" w:name="bookmark=id.oyg88qqq1ey6" w:colFirst="0" w:colLast="0"/>
            <w:bookmarkEnd w:id="3"/>
            <w:r>
              <w:rPr>
                <w:sz w:val="24"/>
                <w:szCs w:val="24"/>
              </w:rPr>
              <w:t xml:space="preserve">   </w:t>
            </w:r>
            <w:r>
              <w:rPr>
                <w:b/>
                <w:sz w:val="24"/>
                <w:szCs w:val="24"/>
              </w:rPr>
              <w:t xml:space="preserve">Chương trình, Đề án KH&amp;CN </w:t>
            </w:r>
            <w:r>
              <w:rPr>
                <w:sz w:val="24"/>
                <w:szCs w:val="24"/>
              </w:rPr>
              <w:t xml:space="preserve">(Ghi rõ tên chương trình, nếu có), </w:t>
            </w:r>
            <w:r>
              <w:rPr>
                <w:b/>
                <w:sz w:val="24"/>
                <w:szCs w:val="24"/>
              </w:rPr>
              <w:t>Mã số:</w:t>
            </w:r>
          </w:p>
          <w:p w14:paraId="2D7388C8" w14:textId="77777777" w:rsidR="006F0E00" w:rsidRDefault="00000000">
            <w:pPr>
              <w:widowControl w:val="0"/>
              <w:spacing w:before="60" w:after="60" w:line="276" w:lineRule="auto"/>
              <w:rPr>
                <w:b/>
                <w:sz w:val="24"/>
                <w:szCs w:val="24"/>
              </w:rPr>
            </w:pPr>
            <w:r>
              <w:rPr>
                <w:sz w:val="24"/>
                <w:szCs w:val="24"/>
              </w:rPr>
              <w:t>☐</w:t>
            </w:r>
            <w:bookmarkStart w:id="4" w:name="bookmark=id.2oqs7ebzujf5" w:colFirst="0" w:colLast="0"/>
            <w:bookmarkEnd w:id="4"/>
            <w:r>
              <w:rPr>
                <w:sz w:val="24"/>
                <w:szCs w:val="24"/>
              </w:rPr>
              <w:t xml:space="preserve">   </w:t>
            </w:r>
            <w:r>
              <w:rPr>
                <w:b/>
                <w:sz w:val="24"/>
                <w:szCs w:val="24"/>
              </w:rPr>
              <w:t xml:space="preserve">Dự án KH&amp;CN </w:t>
            </w:r>
            <w:r>
              <w:rPr>
                <w:sz w:val="24"/>
                <w:szCs w:val="24"/>
              </w:rPr>
              <w:t xml:space="preserve">(Ghi rõ tên dự án, nếu có), </w:t>
            </w:r>
            <w:r>
              <w:rPr>
                <w:b/>
                <w:sz w:val="24"/>
                <w:szCs w:val="24"/>
              </w:rPr>
              <w:t>Mã số:</w:t>
            </w:r>
          </w:p>
          <w:p w14:paraId="4453310E" w14:textId="77777777" w:rsidR="006F0E00" w:rsidRDefault="00000000">
            <w:pPr>
              <w:widowControl w:val="0"/>
              <w:spacing w:before="60" w:after="60" w:line="276" w:lineRule="auto"/>
              <w:rPr>
                <w:b/>
                <w:sz w:val="24"/>
                <w:szCs w:val="24"/>
              </w:rPr>
            </w:pPr>
            <w:r>
              <w:rPr>
                <w:sz w:val="24"/>
                <w:szCs w:val="24"/>
              </w:rPr>
              <w:t>☒</w:t>
            </w:r>
            <w:bookmarkStart w:id="5" w:name="bookmark=id.q46c4w94cuah" w:colFirst="0" w:colLast="0"/>
            <w:bookmarkEnd w:id="5"/>
            <w:r>
              <w:rPr>
                <w:sz w:val="24"/>
                <w:szCs w:val="24"/>
              </w:rPr>
              <w:t xml:space="preserve">   </w:t>
            </w:r>
            <w:r>
              <w:rPr>
                <w:b/>
                <w:sz w:val="24"/>
                <w:szCs w:val="24"/>
              </w:rPr>
              <w:t>Độc lập, Mã số:</w:t>
            </w:r>
          </w:p>
          <w:p w14:paraId="468DBC1B" w14:textId="77777777" w:rsidR="006F0E00" w:rsidRDefault="00000000">
            <w:pPr>
              <w:widowControl w:val="0"/>
              <w:spacing w:before="60" w:after="60" w:line="276" w:lineRule="auto"/>
              <w:rPr>
                <w:b/>
                <w:sz w:val="24"/>
                <w:szCs w:val="24"/>
              </w:rPr>
            </w:pPr>
            <w:r>
              <w:rPr>
                <w:sz w:val="24"/>
                <w:szCs w:val="24"/>
              </w:rPr>
              <w:t>☐</w:t>
            </w:r>
            <w:bookmarkStart w:id="6" w:name="bookmark=id.x5nah09t0xvs" w:colFirst="0" w:colLast="0"/>
            <w:bookmarkEnd w:id="6"/>
            <w:r>
              <w:rPr>
                <w:sz w:val="24"/>
                <w:szCs w:val="24"/>
              </w:rPr>
              <w:t xml:space="preserve">   </w:t>
            </w:r>
            <w:r>
              <w:rPr>
                <w:b/>
                <w:sz w:val="24"/>
                <w:szCs w:val="24"/>
              </w:rPr>
              <w:t>Khác</w:t>
            </w:r>
          </w:p>
        </w:tc>
        <w:tc>
          <w:tcPr>
            <w:tcW w:w="326" w:type="dxa"/>
          </w:tcPr>
          <w:p w14:paraId="46761F5D" w14:textId="77777777" w:rsidR="006F0E00" w:rsidRDefault="006F0E00"/>
        </w:tc>
      </w:tr>
      <w:tr w:rsidR="006F0E00" w14:paraId="489A0E83" w14:textId="77777777">
        <w:trPr>
          <w:trHeight w:val="1879"/>
        </w:trPr>
        <w:tc>
          <w:tcPr>
            <w:tcW w:w="426" w:type="dxa"/>
            <w:tcBorders>
              <w:top w:val="single" w:sz="6" w:space="0" w:color="000000"/>
              <w:left w:val="single" w:sz="6" w:space="0" w:color="000000"/>
              <w:bottom w:val="single" w:sz="6" w:space="0" w:color="000000"/>
            </w:tcBorders>
          </w:tcPr>
          <w:p w14:paraId="190628E4" w14:textId="77777777" w:rsidR="006F0E00" w:rsidRDefault="006F0E00">
            <w:pPr>
              <w:widowControl w:val="0"/>
              <w:spacing w:before="60" w:after="60" w:line="276" w:lineRule="auto"/>
              <w:jc w:val="center"/>
              <w:rPr>
                <w:b/>
                <w:sz w:val="24"/>
                <w:szCs w:val="24"/>
              </w:rPr>
            </w:pPr>
          </w:p>
        </w:tc>
        <w:tc>
          <w:tcPr>
            <w:tcW w:w="9447" w:type="dxa"/>
            <w:gridSpan w:val="7"/>
            <w:vMerge/>
            <w:tcBorders>
              <w:top w:val="single" w:sz="6" w:space="0" w:color="000000"/>
              <w:left w:val="single" w:sz="6" w:space="0" w:color="000000"/>
              <w:bottom w:val="single" w:sz="6" w:space="0" w:color="000000"/>
              <w:right w:val="single" w:sz="6" w:space="0" w:color="000000"/>
            </w:tcBorders>
          </w:tcPr>
          <w:p w14:paraId="1C5B725F" w14:textId="77777777" w:rsidR="006F0E00" w:rsidRDefault="006F0E00">
            <w:pPr>
              <w:widowControl w:val="0"/>
              <w:pBdr>
                <w:top w:val="nil"/>
                <w:left w:val="nil"/>
                <w:bottom w:val="nil"/>
                <w:right w:val="nil"/>
                <w:between w:val="nil"/>
              </w:pBdr>
              <w:spacing w:line="276" w:lineRule="auto"/>
              <w:rPr>
                <w:b/>
                <w:sz w:val="24"/>
                <w:szCs w:val="24"/>
              </w:rPr>
            </w:pPr>
          </w:p>
        </w:tc>
        <w:tc>
          <w:tcPr>
            <w:tcW w:w="326" w:type="dxa"/>
          </w:tcPr>
          <w:p w14:paraId="7B3F5B2F" w14:textId="77777777" w:rsidR="006F0E00" w:rsidRDefault="006F0E00"/>
        </w:tc>
      </w:tr>
      <w:tr w:rsidR="006F0E00" w14:paraId="710ADF35" w14:textId="77777777">
        <w:tc>
          <w:tcPr>
            <w:tcW w:w="426" w:type="dxa"/>
            <w:tcBorders>
              <w:top w:val="single" w:sz="6" w:space="0" w:color="000000"/>
              <w:left w:val="single" w:sz="6" w:space="0" w:color="000000"/>
              <w:bottom w:val="single" w:sz="6" w:space="0" w:color="000000"/>
              <w:right w:val="single" w:sz="6" w:space="0" w:color="000000"/>
            </w:tcBorders>
          </w:tcPr>
          <w:p w14:paraId="592B9BEB" w14:textId="77777777" w:rsidR="006F0E00" w:rsidRDefault="00000000">
            <w:pPr>
              <w:widowControl w:val="0"/>
              <w:spacing w:before="60" w:after="60" w:line="276" w:lineRule="auto"/>
              <w:jc w:val="center"/>
              <w:rPr>
                <w:b/>
                <w:sz w:val="24"/>
                <w:szCs w:val="24"/>
              </w:rPr>
            </w:pPr>
            <w:r>
              <w:rPr>
                <w:b/>
                <w:sz w:val="24"/>
                <w:szCs w:val="24"/>
              </w:rPr>
              <w:t>7</w:t>
            </w:r>
          </w:p>
        </w:tc>
        <w:tc>
          <w:tcPr>
            <w:tcW w:w="9447" w:type="dxa"/>
            <w:gridSpan w:val="7"/>
            <w:tcBorders>
              <w:top w:val="single" w:sz="6" w:space="0" w:color="000000"/>
              <w:left w:val="single" w:sz="6" w:space="0" w:color="000000"/>
              <w:right w:val="single" w:sz="6" w:space="0" w:color="000000"/>
            </w:tcBorders>
          </w:tcPr>
          <w:p w14:paraId="79096886" w14:textId="77777777" w:rsidR="006F0E00" w:rsidRDefault="00000000">
            <w:pPr>
              <w:widowControl w:val="0"/>
              <w:spacing w:before="60" w:after="60" w:line="276" w:lineRule="auto"/>
              <w:rPr>
                <w:b/>
                <w:sz w:val="24"/>
                <w:szCs w:val="24"/>
              </w:rPr>
            </w:pPr>
            <w:r>
              <w:rPr>
                <w:b/>
                <w:sz w:val="24"/>
                <w:szCs w:val="24"/>
              </w:rPr>
              <w:t>Lĩnh vực khoa học</w:t>
            </w:r>
          </w:p>
        </w:tc>
        <w:tc>
          <w:tcPr>
            <w:tcW w:w="326" w:type="dxa"/>
          </w:tcPr>
          <w:p w14:paraId="78FBDAEE" w14:textId="77777777" w:rsidR="006F0E00" w:rsidRDefault="006F0E00"/>
        </w:tc>
      </w:tr>
      <w:tr w:rsidR="006F0E00" w14:paraId="4B8520C7" w14:textId="77777777">
        <w:trPr>
          <w:trHeight w:val="1072"/>
        </w:trPr>
        <w:tc>
          <w:tcPr>
            <w:tcW w:w="426" w:type="dxa"/>
            <w:tcBorders>
              <w:top w:val="single" w:sz="6" w:space="0" w:color="000000"/>
              <w:left w:val="single" w:sz="6" w:space="0" w:color="000000"/>
              <w:bottom w:val="single" w:sz="6" w:space="0" w:color="000000"/>
            </w:tcBorders>
          </w:tcPr>
          <w:p w14:paraId="4921F31B" w14:textId="77777777" w:rsidR="006F0E00" w:rsidRDefault="006F0E00">
            <w:pPr>
              <w:widowControl w:val="0"/>
              <w:spacing w:before="60" w:after="60" w:line="276" w:lineRule="auto"/>
              <w:ind w:left="360"/>
              <w:jc w:val="center"/>
              <w:rPr>
                <w:b/>
                <w:sz w:val="24"/>
                <w:szCs w:val="24"/>
              </w:rPr>
            </w:pPr>
          </w:p>
        </w:tc>
        <w:tc>
          <w:tcPr>
            <w:tcW w:w="9447" w:type="dxa"/>
            <w:gridSpan w:val="7"/>
            <w:tcBorders>
              <w:bottom w:val="single" w:sz="6" w:space="0" w:color="000000"/>
              <w:right w:val="single" w:sz="6" w:space="0" w:color="000000"/>
            </w:tcBorders>
          </w:tcPr>
          <w:p w14:paraId="36784094" w14:textId="77777777" w:rsidR="006F0E00" w:rsidRDefault="00000000">
            <w:pPr>
              <w:widowControl w:val="0"/>
              <w:tabs>
                <w:tab w:val="left" w:pos="375"/>
                <w:tab w:val="left" w:pos="4045"/>
              </w:tabs>
              <w:spacing w:before="60" w:after="60" w:line="276" w:lineRule="auto"/>
              <w:rPr>
                <w:sz w:val="24"/>
                <w:szCs w:val="24"/>
              </w:rPr>
            </w:pPr>
            <w:r>
              <w:rPr>
                <w:sz w:val="24"/>
                <w:szCs w:val="24"/>
              </w:rPr>
              <w:tab/>
              <w:t>☐</w:t>
            </w:r>
            <w:bookmarkStart w:id="7" w:name="bookmark=id.e71qs5p3n8q0" w:colFirst="0" w:colLast="0"/>
            <w:bookmarkEnd w:id="7"/>
            <w:r>
              <w:rPr>
                <w:sz w:val="24"/>
                <w:szCs w:val="24"/>
              </w:rPr>
              <w:t xml:space="preserve">   Tự nhiên;                             </w:t>
            </w:r>
            <w:r>
              <w:rPr>
                <w:sz w:val="24"/>
                <w:szCs w:val="24"/>
              </w:rPr>
              <w:tab/>
              <w:t>☐</w:t>
            </w:r>
            <w:bookmarkStart w:id="8" w:name="bookmark=id.auaa1l5cta71" w:colFirst="0" w:colLast="0"/>
            <w:bookmarkEnd w:id="8"/>
            <w:r>
              <w:rPr>
                <w:sz w:val="24"/>
                <w:szCs w:val="24"/>
              </w:rPr>
              <w:t xml:space="preserve">   Nông, lâm, ngư nghiệp;</w:t>
            </w:r>
          </w:p>
          <w:p w14:paraId="3E524B94" w14:textId="77777777" w:rsidR="006F0E00" w:rsidRDefault="00000000">
            <w:pPr>
              <w:widowControl w:val="0"/>
              <w:tabs>
                <w:tab w:val="left" w:pos="375"/>
                <w:tab w:val="left" w:pos="4045"/>
              </w:tabs>
              <w:spacing w:before="60" w:after="60" w:line="276" w:lineRule="auto"/>
              <w:rPr>
                <w:sz w:val="24"/>
                <w:szCs w:val="24"/>
              </w:rPr>
            </w:pPr>
            <w:r>
              <w:rPr>
                <w:sz w:val="24"/>
                <w:szCs w:val="24"/>
              </w:rPr>
              <w:t xml:space="preserve"> </w:t>
            </w:r>
            <w:r>
              <w:rPr>
                <w:sz w:val="24"/>
                <w:szCs w:val="24"/>
              </w:rPr>
              <w:tab/>
              <w:t>☒</w:t>
            </w:r>
            <w:bookmarkStart w:id="9" w:name="bookmark=id.1l7ngf46z6zs" w:colFirst="0" w:colLast="0"/>
            <w:bookmarkEnd w:id="9"/>
            <w:r>
              <w:rPr>
                <w:sz w:val="24"/>
                <w:szCs w:val="24"/>
              </w:rPr>
              <w:t xml:space="preserve">   Kỹ thuật và công nghệ;    </w:t>
            </w:r>
            <w:r>
              <w:rPr>
                <w:sz w:val="24"/>
                <w:szCs w:val="24"/>
              </w:rPr>
              <w:tab/>
              <w:t>☒</w:t>
            </w:r>
            <w:bookmarkStart w:id="10" w:name="bookmark=id.2rijkymm7qow" w:colFirst="0" w:colLast="0"/>
            <w:bookmarkStart w:id="11" w:name="bookmark=id.wnhhnvbikj62" w:colFirst="0" w:colLast="0"/>
            <w:bookmarkEnd w:id="10"/>
            <w:bookmarkEnd w:id="11"/>
            <w:r>
              <w:rPr>
                <w:sz w:val="24"/>
                <w:szCs w:val="24"/>
              </w:rPr>
              <w:t xml:space="preserve">  Y dược.</w:t>
            </w:r>
          </w:p>
        </w:tc>
        <w:tc>
          <w:tcPr>
            <w:tcW w:w="326" w:type="dxa"/>
          </w:tcPr>
          <w:p w14:paraId="762A3020" w14:textId="77777777" w:rsidR="006F0E00" w:rsidRDefault="006F0E00"/>
        </w:tc>
      </w:tr>
      <w:tr w:rsidR="006F0E00" w14:paraId="55755EF9" w14:textId="77777777">
        <w:tc>
          <w:tcPr>
            <w:tcW w:w="426" w:type="dxa"/>
            <w:tcBorders>
              <w:top w:val="single" w:sz="6" w:space="0" w:color="000000"/>
              <w:left w:val="single" w:sz="6" w:space="0" w:color="000000"/>
              <w:bottom w:val="single" w:sz="6" w:space="0" w:color="000000"/>
              <w:right w:val="single" w:sz="6" w:space="0" w:color="000000"/>
            </w:tcBorders>
          </w:tcPr>
          <w:p w14:paraId="4D475486" w14:textId="77777777" w:rsidR="006F0E00" w:rsidRDefault="00000000">
            <w:pPr>
              <w:widowControl w:val="0"/>
              <w:spacing w:before="60" w:after="60" w:line="276" w:lineRule="auto"/>
              <w:jc w:val="center"/>
              <w:rPr>
                <w:b/>
                <w:sz w:val="24"/>
                <w:szCs w:val="24"/>
              </w:rPr>
            </w:pPr>
            <w:r>
              <w:rPr>
                <w:b/>
                <w:sz w:val="24"/>
                <w:szCs w:val="24"/>
              </w:rPr>
              <w:t>8</w:t>
            </w:r>
          </w:p>
        </w:tc>
        <w:tc>
          <w:tcPr>
            <w:tcW w:w="9447" w:type="dxa"/>
            <w:gridSpan w:val="7"/>
            <w:tcBorders>
              <w:top w:val="single" w:sz="6" w:space="0" w:color="000000"/>
              <w:left w:val="single" w:sz="6" w:space="0" w:color="000000"/>
              <w:right w:val="single" w:sz="6" w:space="0" w:color="000000"/>
            </w:tcBorders>
          </w:tcPr>
          <w:p w14:paraId="4482778A" w14:textId="77777777" w:rsidR="006F0E00" w:rsidRDefault="00000000">
            <w:pPr>
              <w:widowControl w:val="0"/>
              <w:spacing w:before="60" w:after="60" w:line="276" w:lineRule="auto"/>
              <w:rPr>
                <w:b/>
                <w:sz w:val="24"/>
                <w:szCs w:val="24"/>
              </w:rPr>
            </w:pPr>
            <w:r>
              <w:rPr>
                <w:b/>
                <w:sz w:val="24"/>
                <w:szCs w:val="24"/>
              </w:rPr>
              <w:t xml:space="preserve">Chủ nhiệm đề tài </w:t>
            </w:r>
          </w:p>
        </w:tc>
        <w:tc>
          <w:tcPr>
            <w:tcW w:w="326" w:type="dxa"/>
          </w:tcPr>
          <w:p w14:paraId="5C30C152" w14:textId="77777777" w:rsidR="006F0E00" w:rsidRDefault="006F0E00"/>
        </w:tc>
      </w:tr>
      <w:tr w:rsidR="006F0E00" w14:paraId="051D7F62" w14:textId="77777777">
        <w:tc>
          <w:tcPr>
            <w:tcW w:w="9873" w:type="dxa"/>
            <w:gridSpan w:val="8"/>
            <w:tcBorders>
              <w:left w:val="single" w:sz="6" w:space="0" w:color="000000"/>
              <w:right w:val="single" w:sz="6" w:space="0" w:color="000000"/>
            </w:tcBorders>
          </w:tcPr>
          <w:p w14:paraId="12C95DC9" w14:textId="77777777" w:rsidR="006F0E00" w:rsidRDefault="00000000">
            <w:pPr>
              <w:spacing w:before="60" w:after="60" w:line="276" w:lineRule="auto"/>
              <w:ind w:firstLine="426"/>
              <w:rPr>
                <w:sz w:val="24"/>
                <w:szCs w:val="24"/>
              </w:rPr>
            </w:pPr>
            <w:r>
              <w:rPr>
                <w:sz w:val="24"/>
                <w:szCs w:val="24"/>
              </w:rPr>
              <w:t>Họ và tên: Ths. Hoàng Tiến Trọng Nghĩa</w:t>
            </w:r>
            <w:r>
              <w:rPr>
                <w:noProof/>
              </w:rPr>
              <mc:AlternateContent>
                <mc:Choice Requires="wpg">
                  <w:drawing>
                    <wp:anchor distT="0" distB="12700" distL="0" distR="19050" simplePos="0" relativeHeight="251661312" behindDoc="0" locked="0" layoutInCell="1" hidden="0" allowOverlap="1" wp14:anchorId="7BCEC4E6" wp14:editId="4664B171">
                      <wp:simplePos x="0" y="0"/>
                      <wp:positionH relativeFrom="column">
                        <wp:posOffset>3771900</wp:posOffset>
                      </wp:positionH>
                      <wp:positionV relativeFrom="paragraph">
                        <wp:posOffset>228600</wp:posOffset>
                      </wp:positionV>
                      <wp:extent cx="946150" cy="228600"/>
                      <wp:effectExtent l="0" t="0" r="0" b="0"/>
                      <wp:wrapNone/>
                      <wp:docPr id="47" name="Group 47"/>
                      <wp:cNvGraphicFramePr/>
                      <a:graphic xmlns:a="http://schemas.openxmlformats.org/drawingml/2006/main">
                        <a:graphicData uri="http://schemas.microsoft.com/office/word/2010/wordprocessingGroup">
                          <wpg:wgp>
                            <wpg:cNvGrpSpPr/>
                            <wpg:grpSpPr>
                              <a:xfrm>
                                <a:off x="0" y="0"/>
                                <a:ext cx="946150" cy="228600"/>
                                <a:chOff x="4868175" y="3660925"/>
                                <a:chExt cx="955650" cy="238150"/>
                              </a:xfrm>
                            </wpg:grpSpPr>
                            <wpg:grpSp>
                              <wpg:cNvPr id="454146713" name="Group 454146713"/>
                              <wpg:cNvGrpSpPr/>
                              <wpg:grpSpPr>
                                <a:xfrm>
                                  <a:off x="4872960" y="3665700"/>
                                  <a:ext cx="946080" cy="228600"/>
                                  <a:chOff x="0" y="0"/>
                                  <a:chExt cx="946080" cy="228600"/>
                                </a:xfrm>
                              </wpg:grpSpPr>
                              <wps:wsp>
                                <wps:cNvPr id="1400946807" name="Rectangle 1400946807"/>
                                <wps:cNvSpPr/>
                                <wps:spPr>
                                  <a:xfrm>
                                    <a:off x="0" y="0"/>
                                    <a:ext cx="946075" cy="228600"/>
                                  </a:xfrm>
                                  <a:prstGeom prst="rect">
                                    <a:avLst/>
                                  </a:prstGeom>
                                  <a:noFill/>
                                  <a:ln>
                                    <a:noFill/>
                                  </a:ln>
                                </wps:spPr>
                                <wps:txbx>
                                  <w:txbxContent>
                                    <w:p w14:paraId="76E9F457" w14:textId="77777777" w:rsidR="006F0E00" w:rsidRDefault="006F0E00">
                                      <w:pPr>
                                        <w:textDirection w:val="btLr"/>
                                      </w:pPr>
                                    </w:p>
                                  </w:txbxContent>
                                </wps:txbx>
                                <wps:bodyPr spcFirstLastPara="1" wrap="square" lIns="91425" tIns="91425" rIns="91425" bIns="91425" anchor="ctr" anchorCtr="0">
                                  <a:noAutofit/>
                                </wps:bodyPr>
                              </wps:wsp>
                              <wps:wsp>
                                <wps:cNvPr id="1761110393" name="Rectangle 1761110393"/>
                                <wps:cNvSpPr/>
                                <wps:spPr>
                                  <a:xfrm>
                                    <a:off x="664920" y="0"/>
                                    <a:ext cx="281160" cy="22860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73EB4E98" w14:textId="77777777" w:rsidR="006F0E00" w:rsidRDefault="006F0E00">
                                      <w:pPr>
                                        <w:textDirection w:val="btLr"/>
                                      </w:pPr>
                                    </w:p>
                                  </w:txbxContent>
                                </wps:txbx>
                                <wps:bodyPr spcFirstLastPara="1" wrap="square" lIns="91425" tIns="91425" rIns="91425" bIns="91425" anchor="ctr" anchorCtr="0">
                                  <a:noAutofit/>
                                </wps:bodyPr>
                              </wps:wsp>
                              <wps:wsp>
                                <wps:cNvPr id="2078347863" name="Rectangle 2078347863"/>
                                <wps:cNvSpPr/>
                                <wps:spPr>
                                  <a:xfrm>
                                    <a:off x="0" y="0"/>
                                    <a:ext cx="282600" cy="22860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35F69ECE" w14:textId="77777777" w:rsidR="006F0E00" w:rsidRDefault="00000000">
                                      <w:pPr>
                                        <w:jc w:val="center"/>
                                        <w:textDirection w:val="btLr"/>
                                      </w:pPr>
                                      <w:r>
                                        <w:rPr>
                                          <w:color w:val="000000"/>
                                        </w:rPr>
                                        <w:t>X</w:t>
                                      </w:r>
                                    </w:p>
                                    <w:p w14:paraId="51371EE6" w14:textId="77777777" w:rsidR="006F0E00" w:rsidRDefault="006F0E00">
                                      <w:pPr>
                                        <w:textDirection w:val="btLr"/>
                                      </w:pPr>
                                    </w:p>
                                  </w:txbxContent>
                                </wps:txbx>
                                <wps:bodyPr spcFirstLastPara="1" wrap="square" lIns="91425" tIns="0" rIns="91425" bIns="0" anchor="t" anchorCtr="0">
                                  <a:noAutofit/>
                                </wps:bodyPr>
                              </wps:wsp>
                            </wpg:grpSp>
                          </wpg:wgp>
                        </a:graphicData>
                      </a:graphic>
                    </wp:anchor>
                  </w:drawing>
                </mc:Choice>
                <mc:Fallback>
                  <w:pict>
                    <v:group w14:anchorId="7BCEC4E6" id="Group 47" o:spid="_x0000_s1033" style="position:absolute;left:0;text-align:left;margin-left:297pt;margin-top:18pt;width:74.5pt;height:18pt;z-index:251661312;mso-wrap-distance-left:0;mso-wrap-distance-right:1.5pt;mso-wrap-distance-bottom:1pt" coordorigin="48681,36609" coordsize="9556,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">
                      <v:group id="Group 454146713" o:spid="_x0000_s1034" style="position:absolute;left:48729;top:36657;width:9461;height:2286" coordsize="9460,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">
                        <v:rect id="Rectangle 1400946807" o:spid="_x0000_s1035" style="position:absolute;width:946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" filled="f" stroked="f">
                          <v:textbox inset="2.53958mm,2.53958mm,2.53958mm,2.53958mm">
                            <w:txbxContent>
                              <w:p w14:paraId="76E9F457" w14:textId="77777777" w:rsidR="006F0E00" w:rsidRDefault="006F0E00">
                                <w:pPr>
                                  <w:textDirection w:val="btLr"/>
                                </w:pPr>
                              </w:p>
                            </w:txbxContent>
                          </v:textbox>
                        </v:rect>
                        <v:rect id="Rectangle 1761110393" o:spid="_x0000_s1036" style="position:absolute;left:6649;width:2811;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">
                          <v:stroke startarrowwidth="narrow" startarrowlength="short" endarrowwidth="narrow" endarrowlength="short" miterlimit="5243f"/>
                          <v:textbox inset="2.53958mm,2.53958mm,2.53958mm,2.53958mm">
                            <w:txbxContent>
                              <w:p w14:paraId="73EB4E98" w14:textId="77777777" w:rsidR="006F0E00" w:rsidRDefault="006F0E00">
                                <w:pPr>
                                  <w:textDirection w:val="btLr"/>
                                </w:pPr>
                              </w:p>
                            </w:txbxContent>
                          </v:textbox>
                        </v:rect>
                        <v:rect id="Rectangle 2078347863" o:spid="_x0000_s1037" style="position:absolute;width:282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">
                          <v:stroke startarrowwidth="narrow" startarrowlength="short" endarrowwidth="narrow" endarrowlength="short" miterlimit="5243f"/>
                          <v:textbox inset="2.53958mm,0,2.53958mm,0">
                            <w:txbxContent>
                              <w:p w14:paraId="35F69ECE" w14:textId="77777777" w:rsidR="006F0E00" w:rsidRDefault="00000000">
                                <w:pPr>
                                  <w:jc w:val="center"/>
                                  <w:textDirection w:val="btLr"/>
                                </w:pPr>
                                <w:r>
                                  <w:rPr>
                                    <w:color w:val="000000"/>
                                  </w:rPr>
                                  <w:t>X</w:t>
                                </w:r>
                              </w:p>
                              <w:p w14:paraId="51371EE6" w14:textId="77777777" w:rsidR="006F0E00" w:rsidRDefault="006F0E00">
                                <w:pPr>
                                  <w:textDirection w:val="btLr"/>
                                </w:pPr>
                              </w:p>
                            </w:txbxContent>
                          </v:textbox>
                        </v:rect>
                      </v:group>
                    </v:group>
                  </w:pict>
                </mc:Fallback>
              </mc:AlternateContent>
            </w:r>
          </w:p>
          <w:p w14:paraId="521FAE00" w14:textId="77777777" w:rsidR="006F0E00" w:rsidRDefault="00000000">
            <w:pPr>
              <w:spacing w:before="60" w:after="60" w:line="276" w:lineRule="auto"/>
              <w:ind w:firstLine="426"/>
              <w:rPr>
                <w:sz w:val="24"/>
                <w:szCs w:val="24"/>
              </w:rPr>
            </w:pPr>
            <w:r>
              <w:rPr>
                <w:sz w:val="24"/>
                <w:szCs w:val="24"/>
              </w:rPr>
              <w:t>Ngày, tháng, năm sinh:  11/10/ 1986       Giới tính:  Nam          / Nữ:</w:t>
            </w:r>
          </w:p>
          <w:p w14:paraId="246328DE" w14:textId="77777777" w:rsidR="006F0E00" w:rsidRDefault="00000000">
            <w:pPr>
              <w:spacing w:before="60" w:after="60" w:line="276" w:lineRule="auto"/>
              <w:ind w:firstLine="426"/>
              <w:rPr>
                <w:sz w:val="24"/>
                <w:szCs w:val="24"/>
              </w:rPr>
            </w:pPr>
            <w:r>
              <w:rPr>
                <w:sz w:val="24"/>
                <w:szCs w:val="24"/>
              </w:rPr>
              <w:t>Chức danh chuyên môn - kỹ thuật - nghiệp vụ:  Bác sĩ</w:t>
            </w:r>
          </w:p>
          <w:p w14:paraId="0B239196" w14:textId="77777777" w:rsidR="006F0E00" w:rsidRDefault="00000000">
            <w:pPr>
              <w:spacing w:before="60" w:after="60" w:line="276" w:lineRule="auto"/>
              <w:ind w:firstLine="426"/>
              <w:rPr>
                <w:sz w:val="24"/>
                <w:szCs w:val="24"/>
              </w:rPr>
            </w:pPr>
            <w:r>
              <w:rPr>
                <w:sz w:val="24"/>
                <w:szCs w:val="24"/>
              </w:rPr>
              <w:t>Học hàm, học vị: Thạc sĩ                          Chức vụ: Chủ nghiệm khoa Nội Thần kinh</w:t>
            </w:r>
          </w:p>
          <w:p w14:paraId="6E94DF29" w14:textId="77777777" w:rsidR="006F0E00" w:rsidRDefault="00000000">
            <w:pPr>
              <w:spacing w:before="60" w:after="60" w:line="276" w:lineRule="auto"/>
              <w:ind w:firstLine="426"/>
              <w:rPr>
                <w:sz w:val="24"/>
                <w:szCs w:val="24"/>
              </w:rPr>
            </w:pPr>
            <w:r>
              <w:rPr>
                <w:sz w:val="24"/>
                <w:szCs w:val="24"/>
              </w:rPr>
              <w:t>Điện thoại: 0976035999</w:t>
            </w:r>
          </w:p>
          <w:p w14:paraId="60422686" w14:textId="77777777" w:rsidR="006F0E00" w:rsidRDefault="00000000">
            <w:pPr>
              <w:spacing w:before="120" w:after="120"/>
              <w:rPr>
                <w:sz w:val="24"/>
                <w:szCs w:val="24"/>
              </w:rPr>
            </w:pPr>
            <w:r>
              <w:rPr>
                <w:sz w:val="24"/>
                <w:szCs w:val="24"/>
              </w:rPr>
              <w:t xml:space="preserve">       Đơn vị:  </w:t>
            </w:r>
          </w:p>
          <w:p w14:paraId="64CCBB9E" w14:textId="77777777" w:rsidR="006F0E00" w:rsidRDefault="00000000">
            <w:pPr>
              <w:spacing w:before="60" w:after="60" w:line="276" w:lineRule="auto"/>
              <w:ind w:firstLine="426"/>
              <w:rPr>
                <w:sz w:val="24"/>
                <w:szCs w:val="24"/>
              </w:rPr>
            </w:pPr>
            <w:r>
              <w:rPr>
                <w:sz w:val="24"/>
                <w:szCs w:val="24"/>
              </w:rPr>
              <w:t xml:space="preserve">Nhà riêng:                                                 Mobile: </w:t>
            </w:r>
          </w:p>
          <w:p w14:paraId="1D468D8B" w14:textId="77777777" w:rsidR="006F0E00" w:rsidRDefault="00000000">
            <w:pPr>
              <w:spacing w:before="60" w:after="60" w:line="276" w:lineRule="auto"/>
              <w:ind w:firstLine="426"/>
              <w:rPr>
                <w:sz w:val="24"/>
                <w:szCs w:val="24"/>
              </w:rPr>
            </w:pPr>
            <w:r>
              <w:rPr>
                <w:sz w:val="24"/>
                <w:szCs w:val="24"/>
              </w:rPr>
              <w:t>Fax:                                                           E-mail: dr.hnghia@gmail.com</w:t>
            </w:r>
          </w:p>
          <w:p w14:paraId="36B0CB9D" w14:textId="77777777" w:rsidR="006F0E00" w:rsidRDefault="00000000">
            <w:pPr>
              <w:spacing w:before="60" w:after="60" w:line="276" w:lineRule="auto"/>
              <w:ind w:firstLine="426"/>
              <w:rPr>
                <w:sz w:val="24"/>
                <w:szCs w:val="24"/>
              </w:rPr>
            </w:pPr>
            <w:r>
              <w:rPr>
                <w:sz w:val="24"/>
                <w:szCs w:val="24"/>
              </w:rPr>
              <w:t>Tên đơn vị đang công tác: Khoa Nội Thần kinh, Bệnh viện Quân y 175</w:t>
            </w:r>
          </w:p>
          <w:p w14:paraId="37800FC4" w14:textId="77777777" w:rsidR="006F0E00" w:rsidRDefault="00000000">
            <w:pPr>
              <w:rPr>
                <w:sz w:val="24"/>
                <w:szCs w:val="24"/>
              </w:rPr>
            </w:pPr>
            <w:r>
              <w:rPr>
                <w:sz w:val="24"/>
                <w:szCs w:val="24"/>
              </w:rPr>
              <w:t xml:space="preserve">       Địa chỉ đơn vị: 786 Nguyễn Kiệm, phường 3, quận Gò Vấp, TPHCM</w:t>
            </w:r>
          </w:p>
          <w:p w14:paraId="46E9A1DA" w14:textId="77777777" w:rsidR="006F0E00" w:rsidRDefault="00000000">
            <w:pPr>
              <w:spacing w:before="60" w:after="60" w:line="276" w:lineRule="auto"/>
              <w:ind w:firstLine="425"/>
              <w:rPr>
                <w:sz w:val="24"/>
                <w:szCs w:val="24"/>
              </w:rPr>
            </w:pPr>
            <w:r>
              <w:rPr>
                <w:sz w:val="24"/>
                <w:szCs w:val="24"/>
              </w:rPr>
              <w:t xml:space="preserve">Địa chỉ nhà riêng: </w:t>
            </w:r>
          </w:p>
        </w:tc>
        <w:tc>
          <w:tcPr>
            <w:tcW w:w="326" w:type="dxa"/>
          </w:tcPr>
          <w:p w14:paraId="0BF30542" w14:textId="77777777" w:rsidR="006F0E00" w:rsidRDefault="006F0E00"/>
        </w:tc>
      </w:tr>
      <w:tr w:rsidR="006F0E00" w14:paraId="371EB051" w14:textId="77777777">
        <w:tc>
          <w:tcPr>
            <w:tcW w:w="426" w:type="dxa"/>
            <w:tcBorders>
              <w:top w:val="single" w:sz="6" w:space="0" w:color="000000"/>
              <w:left w:val="single" w:sz="6" w:space="0" w:color="000000"/>
              <w:bottom w:val="single" w:sz="6" w:space="0" w:color="000000"/>
              <w:right w:val="single" w:sz="6" w:space="0" w:color="000000"/>
            </w:tcBorders>
          </w:tcPr>
          <w:p w14:paraId="57AC943D" w14:textId="77777777" w:rsidR="006F0E00" w:rsidRDefault="00000000">
            <w:pPr>
              <w:widowControl w:val="0"/>
              <w:spacing w:before="60" w:after="60" w:line="276" w:lineRule="auto"/>
              <w:ind w:right="-108"/>
              <w:rPr>
                <w:b/>
                <w:sz w:val="24"/>
                <w:szCs w:val="24"/>
              </w:rPr>
            </w:pPr>
            <w:r>
              <w:rPr>
                <w:b/>
                <w:sz w:val="24"/>
                <w:szCs w:val="24"/>
              </w:rPr>
              <w:t>9</w:t>
            </w:r>
          </w:p>
        </w:tc>
        <w:tc>
          <w:tcPr>
            <w:tcW w:w="9447" w:type="dxa"/>
            <w:gridSpan w:val="7"/>
            <w:tcBorders>
              <w:top w:val="single" w:sz="6" w:space="0" w:color="000000"/>
              <w:left w:val="single" w:sz="6" w:space="0" w:color="000000"/>
              <w:right w:val="single" w:sz="6" w:space="0" w:color="000000"/>
            </w:tcBorders>
          </w:tcPr>
          <w:p w14:paraId="12BFC67F" w14:textId="77777777" w:rsidR="006F0E00" w:rsidRDefault="00000000">
            <w:pPr>
              <w:widowControl w:val="0"/>
              <w:spacing w:before="60" w:after="60" w:line="276" w:lineRule="auto"/>
              <w:rPr>
                <w:b/>
                <w:sz w:val="24"/>
                <w:szCs w:val="24"/>
              </w:rPr>
            </w:pPr>
            <w:r>
              <w:rPr>
                <w:b/>
                <w:sz w:val="24"/>
                <w:szCs w:val="24"/>
              </w:rPr>
              <w:t xml:space="preserve">Đơn vị chủ trì thực hiện đề tài </w:t>
            </w:r>
          </w:p>
        </w:tc>
        <w:tc>
          <w:tcPr>
            <w:tcW w:w="326" w:type="dxa"/>
          </w:tcPr>
          <w:p w14:paraId="622EC3E9" w14:textId="77777777" w:rsidR="006F0E00" w:rsidRDefault="006F0E00"/>
        </w:tc>
      </w:tr>
      <w:tr w:rsidR="006F0E00" w14:paraId="28359ECB" w14:textId="77777777">
        <w:tc>
          <w:tcPr>
            <w:tcW w:w="9873" w:type="dxa"/>
            <w:gridSpan w:val="8"/>
            <w:tcBorders>
              <w:left w:val="single" w:sz="6" w:space="0" w:color="000000"/>
              <w:bottom w:val="single" w:sz="6" w:space="0" w:color="000000"/>
              <w:right w:val="single" w:sz="6" w:space="0" w:color="000000"/>
            </w:tcBorders>
          </w:tcPr>
          <w:p w14:paraId="2F5ED1C4" w14:textId="77777777" w:rsidR="006F0E00" w:rsidRDefault="00000000">
            <w:pPr>
              <w:spacing w:before="60" w:after="60" w:line="276" w:lineRule="auto"/>
              <w:ind w:firstLine="426"/>
              <w:rPr>
                <w:sz w:val="24"/>
                <w:szCs w:val="24"/>
              </w:rPr>
            </w:pPr>
            <w:r>
              <w:rPr>
                <w:sz w:val="24"/>
                <w:szCs w:val="24"/>
              </w:rPr>
              <w:t>Tên đơn vị chủ trì thực hiện đề tài: Khoa Nội Thần kinh, Bệnh viện Quân y 175</w:t>
            </w:r>
          </w:p>
          <w:p w14:paraId="63A22AD6" w14:textId="77777777" w:rsidR="006F0E00" w:rsidRDefault="00000000">
            <w:pPr>
              <w:spacing w:before="60" w:after="60" w:line="276" w:lineRule="auto"/>
              <w:ind w:firstLine="426"/>
              <w:rPr>
                <w:sz w:val="24"/>
                <w:szCs w:val="24"/>
              </w:rPr>
            </w:pPr>
            <w:r>
              <w:rPr>
                <w:sz w:val="24"/>
                <w:szCs w:val="24"/>
              </w:rPr>
              <w:t xml:space="preserve">Họ và tên thủ trưởng đơn vị: </w:t>
            </w:r>
            <w:sdt>
              <w:sdtPr>
                <w:tag w:val="goog_rdk_0"/>
                <w:id w:val="-995859061"/>
              </w:sdtPr>
              <w:sdtContent>
                <w:r w:rsidRPr="007F1F4D">
                  <w:rPr>
                    <w:sz w:val="24"/>
                    <w:szCs w:val="24"/>
                  </w:rPr>
                  <w:t>TS. Trần Quốc Việt</w:t>
                </w:r>
              </w:sdtContent>
            </w:sdt>
          </w:p>
          <w:p w14:paraId="5F523D64" w14:textId="77777777" w:rsidR="006F0E00" w:rsidRDefault="00000000">
            <w:pPr>
              <w:spacing w:before="60" w:after="60" w:line="276" w:lineRule="auto"/>
              <w:ind w:firstLine="426"/>
              <w:rPr>
                <w:b/>
                <w:sz w:val="24"/>
                <w:szCs w:val="24"/>
              </w:rPr>
            </w:pPr>
            <w:r>
              <w:rPr>
                <w:sz w:val="24"/>
                <w:szCs w:val="24"/>
              </w:rPr>
              <w:t>Tên đơn vị chủ quản đề tài: Bệnh viện Quân y 175</w:t>
            </w:r>
            <w:r>
              <w:rPr>
                <w:b/>
                <w:sz w:val="24"/>
                <w:szCs w:val="24"/>
              </w:rPr>
              <w:t xml:space="preserve"> </w:t>
            </w:r>
          </w:p>
        </w:tc>
        <w:tc>
          <w:tcPr>
            <w:tcW w:w="326" w:type="dxa"/>
          </w:tcPr>
          <w:p w14:paraId="710A0383" w14:textId="77777777" w:rsidR="006F0E00" w:rsidRDefault="006F0E00"/>
        </w:tc>
      </w:tr>
      <w:tr w:rsidR="006F0E00" w14:paraId="1C65EC77" w14:textId="77777777">
        <w:tc>
          <w:tcPr>
            <w:tcW w:w="426" w:type="dxa"/>
            <w:tcBorders>
              <w:top w:val="single" w:sz="6" w:space="0" w:color="000000"/>
              <w:left w:val="single" w:sz="6" w:space="0" w:color="000000"/>
              <w:bottom w:val="single" w:sz="6" w:space="0" w:color="000000"/>
              <w:right w:val="single" w:sz="6" w:space="0" w:color="000000"/>
            </w:tcBorders>
          </w:tcPr>
          <w:p w14:paraId="2C19A24C" w14:textId="77777777" w:rsidR="006F0E00" w:rsidRDefault="00000000">
            <w:pPr>
              <w:widowControl w:val="0"/>
              <w:spacing w:before="60" w:after="60" w:line="276" w:lineRule="auto"/>
              <w:ind w:right="-108"/>
              <w:rPr>
                <w:b/>
                <w:sz w:val="24"/>
                <w:szCs w:val="24"/>
              </w:rPr>
            </w:pPr>
            <w:r>
              <w:rPr>
                <w:b/>
                <w:sz w:val="24"/>
                <w:szCs w:val="24"/>
              </w:rPr>
              <w:t>10</w:t>
            </w:r>
          </w:p>
        </w:tc>
        <w:tc>
          <w:tcPr>
            <w:tcW w:w="9447" w:type="dxa"/>
            <w:gridSpan w:val="7"/>
            <w:tcBorders>
              <w:top w:val="single" w:sz="6" w:space="0" w:color="000000"/>
              <w:left w:val="single" w:sz="6" w:space="0" w:color="000000"/>
              <w:right w:val="single" w:sz="6" w:space="0" w:color="000000"/>
            </w:tcBorders>
          </w:tcPr>
          <w:p w14:paraId="6E73FB33" w14:textId="77777777" w:rsidR="006F0E00" w:rsidRDefault="00000000">
            <w:pPr>
              <w:widowControl w:val="0"/>
              <w:spacing w:before="60" w:after="60" w:line="276" w:lineRule="auto"/>
              <w:rPr>
                <w:b/>
                <w:sz w:val="24"/>
                <w:szCs w:val="24"/>
              </w:rPr>
            </w:pPr>
            <w:r>
              <w:rPr>
                <w:b/>
                <w:sz w:val="24"/>
                <w:szCs w:val="24"/>
              </w:rPr>
              <w:t xml:space="preserve">Các đơn vị phối hợp chính thực hiện đề tài </w:t>
            </w:r>
            <w:r>
              <w:rPr>
                <w:i/>
                <w:sz w:val="24"/>
                <w:szCs w:val="24"/>
              </w:rPr>
              <w:t>(nếu có)</w:t>
            </w:r>
          </w:p>
        </w:tc>
        <w:tc>
          <w:tcPr>
            <w:tcW w:w="326" w:type="dxa"/>
          </w:tcPr>
          <w:p w14:paraId="7278B934" w14:textId="77777777" w:rsidR="006F0E00" w:rsidRDefault="006F0E00"/>
        </w:tc>
      </w:tr>
      <w:tr w:rsidR="006F0E00" w14:paraId="563250D5" w14:textId="77777777">
        <w:tc>
          <w:tcPr>
            <w:tcW w:w="9873" w:type="dxa"/>
            <w:gridSpan w:val="8"/>
            <w:tcBorders>
              <w:left w:val="single" w:sz="6" w:space="0" w:color="000000"/>
              <w:bottom w:val="single" w:sz="6" w:space="0" w:color="000000"/>
              <w:right w:val="single" w:sz="6" w:space="0" w:color="000000"/>
            </w:tcBorders>
          </w:tcPr>
          <w:p w14:paraId="0D2D4C5A" w14:textId="77777777" w:rsidR="006F0E00" w:rsidRDefault="006F0E00">
            <w:pPr>
              <w:spacing w:before="60" w:after="60" w:line="276" w:lineRule="auto"/>
              <w:rPr>
                <w:sz w:val="24"/>
                <w:szCs w:val="24"/>
              </w:rPr>
            </w:pPr>
          </w:p>
        </w:tc>
        <w:tc>
          <w:tcPr>
            <w:tcW w:w="326" w:type="dxa"/>
          </w:tcPr>
          <w:p w14:paraId="1DD6D83D" w14:textId="77777777" w:rsidR="006F0E00" w:rsidRDefault="006F0E00"/>
        </w:tc>
      </w:tr>
      <w:tr w:rsidR="006F0E00" w14:paraId="355F5DAD" w14:textId="77777777">
        <w:tc>
          <w:tcPr>
            <w:tcW w:w="426" w:type="dxa"/>
            <w:tcBorders>
              <w:top w:val="single" w:sz="6" w:space="0" w:color="000000"/>
              <w:left w:val="single" w:sz="4" w:space="0" w:color="000000"/>
              <w:bottom w:val="single" w:sz="6" w:space="0" w:color="000000"/>
              <w:right w:val="single" w:sz="6" w:space="0" w:color="000000"/>
            </w:tcBorders>
          </w:tcPr>
          <w:p w14:paraId="6353EFD1" w14:textId="77777777" w:rsidR="006F0E00" w:rsidRDefault="00000000">
            <w:pPr>
              <w:spacing w:before="60" w:after="60" w:line="276" w:lineRule="auto"/>
              <w:ind w:left="-108" w:right="-249"/>
              <w:rPr>
                <w:b/>
                <w:sz w:val="24"/>
                <w:szCs w:val="24"/>
              </w:rPr>
            </w:pPr>
            <w:r>
              <w:rPr>
                <w:b/>
                <w:sz w:val="24"/>
                <w:szCs w:val="24"/>
              </w:rPr>
              <w:t xml:space="preserve">  11</w:t>
            </w:r>
          </w:p>
        </w:tc>
        <w:tc>
          <w:tcPr>
            <w:tcW w:w="9447" w:type="dxa"/>
            <w:gridSpan w:val="7"/>
            <w:tcBorders>
              <w:top w:val="single" w:sz="6" w:space="0" w:color="000000"/>
              <w:left w:val="single" w:sz="6" w:space="0" w:color="000000"/>
              <w:right w:val="single" w:sz="4" w:space="0" w:color="000000"/>
            </w:tcBorders>
          </w:tcPr>
          <w:p w14:paraId="2624091B" w14:textId="77777777" w:rsidR="006F0E00" w:rsidRDefault="00000000">
            <w:pPr>
              <w:spacing w:before="60" w:after="60" w:line="276" w:lineRule="auto"/>
              <w:rPr>
                <w:sz w:val="24"/>
                <w:szCs w:val="24"/>
              </w:rPr>
            </w:pPr>
            <w:r>
              <w:rPr>
                <w:b/>
                <w:sz w:val="40"/>
                <w:szCs w:val="40"/>
                <w:vertAlign w:val="subscript"/>
              </w:rPr>
              <w:t xml:space="preserve"> Các cán bộ thực hiện đề tài</w:t>
            </w:r>
          </w:p>
        </w:tc>
        <w:tc>
          <w:tcPr>
            <w:tcW w:w="326" w:type="dxa"/>
          </w:tcPr>
          <w:p w14:paraId="4F7E2507" w14:textId="77777777" w:rsidR="006F0E00" w:rsidRDefault="006F0E00"/>
        </w:tc>
      </w:tr>
      <w:tr w:rsidR="006F0E00" w14:paraId="101ED18D" w14:textId="77777777">
        <w:tc>
          <w:tcPr>
            <w:tcW w:w="9873" w:type="dxa"/>
            <w:gridSpan w:val="8"/>
            <w:tcBorders>
              <w:top w:val="single" w:sz="6" w:space="0" w:color="000000"/>
              <w:left w:val="single" w:sz="6" w:space="0" w:color="000000"/>
              <w:bottom w:val="single" w:sz="6" w:space="0" w:color="000000"/>
              <w:right w:val="single" w:sz="6" w:space="0" w:color="000000"/>
            </w:tcBorders>
          </w:tcPr>
          <w:p w14:paraId="26999169" w14:textId="77777777" w:rsidR="006F0E00" w:rsidRDefault="00000000">
            <w:pPr>
              <w:spacing w:after="60" w:line="276" w:lineRule="auto"/>
              <w:ind w:left="142" w:right="142" w:firstLine="453"/>
              <w:jc w:val="both"/>
              <w:rPr>
                <w:i/>
                <w:sz w:val="24"/>
                <w:szCs w:val="24"/>
              </w:rPr>
            </w:pPr>
            <w:r>
              <w:rPr>
                <w:i/>
                <w:sz w:val="24"/>
                <w:szCs w:val="24"/>
              </w:rPr>
              <w:t>(Ghi những người có đóng góp khoa học và chủ trì thực hiện những nội dung chính thuộc đơn vị chủ trì và đơn vị phối hợp tham gia thực hiện đề tài, không quá 10 người kể cả chủ nhiệm đề tài)</w:t>
            </w:r>
          </w:p>
        </w:tc>
        <w:tc>
          <w:tcPr>
            <w:tcW w:w="326" w:type="dxa"/>
          </w:tcPr>
          <w:p w14:paraId="6C6C41A2" w14:textId="77777777" w:rsidR="006F0E00" w:rsidRDefault="006F0E00"/>
        </w:tc>
      </w:tr>
      <w:tr w:rsidR="006F0E00" w14:paraId="638D3E0F" w14:textId="77777777">
        <w:tc>
          <w:tcPr>
            <w:tcW w:w="567" w:type="dxa"/>
            <w:gridSpan w:val="2"/>
            <w:tcBorders>
              <w:top w:val="single" w:sz="4" w:space="0" w:color="000000"/>
              <w:left w:val="single" w:sz="4" w:space="0" w:color="000000"/>
              <w:right w:val="single" w:sz="4" w:space="0" w:color="000000"/>
            </w:tcBorders>
            <w:vAlign w:val="center"/>
          </w:tcPr>
          <w:p w14:paraId="0959BEB4" w14:textId="77777777" w:rsidR="006F0E00" w:rsidRDefault="00000000">
            <w:pPr>
              <w:widowControl w:val="0"/>
              <w:spacing w:line="276" w:lineRule="auto"/>
              <w:jc w:val="center"/>
              <w:rPr>
                <w:b/>
                <w:sz w:val="24"/>
                <w:szCs w:val="24"/>
              </w:rPr>
            </w:pPr>
            <w:r>
              <w:rPr>
                <w:b/>
                <w:sz w:val="40"/>
                <w:szCs w:val="40"/>
                <w:vertAlign w:val="subscript"/>
              </w:rPr>
              <w:t>TT</w:t>
            </w:r>
          </w:p>
        </w:tc>
        <w:tc>
          <w:tcPr>
            <w:tcW w:w="3727" w:type="dxa"/>
            <w:tcBorders>
              <w:top w:val="single" w:sz="4" w:space="0" w:color="000000"/>
              <w:left w:val="single" w:sz="4" w:space="0" w:color="000000"/>
              <w:right w:val="single" w:sz="4" w:space="0" w:color="000000"/>
            </w:tcBorders>
            <w:vAlign w:val="center"/>
          </w:tcPr>
          <w:p w14:paraId="52F5C6DF" w14:textId="77777777" w:rsidR="006F0E00" w:rsidRDefault="00000000">
            <w:pPr>
              <w:widowControl w:val="0"/>
              <w:spacing w:line="276" w:lineRule="auto"/>
              <w:jc w:val="center"/>
              <w:rPr>
                <w:b/>
                <w:sz w:val="24"/>
                <w:szCs w:val="24"/>
              </w:rPr>
            </w:pPr>
            <w:r>
              <w:rPr>
                <w:b/>
                <w:sz w:val="40"/>
                <w:szCs w:val="40"/>
                <w:vertAlign w:val="subscript"/>
              </w:rPr>
              <w:t>Họ và tên, cấp bậc,</w:t>
            </w:r>
          </w:p>
          <w:p w14:paraId="39DB3DCA" w14:textId="77777777" w:rsidR="006F0E00" w:rsidRDefault="00000000">
            <w:pPr>
              <w:widowControl w:val="0"/>
              <w:spacing w:line="276" w:lineRule="auto"/>
              <w:jc w:val="center"/>
              <w:rPr>
                <w:b/>
                <w:sz w:val="24"/>
                <w:szCs w:val="24"/>
              </w:rPr>
            </w:pPr>
            <w:r>
              <w:rPr>
                <w:b/>
                <w:sz w:val="40"/>
                <w:szCs w:val="40"/>
                <w:vertAlign w:val="subscript"/>
              </w:rPr>
              <w:t>học hàm, học vị</w:t>
            </w:r>
          </w:p>
        </w:tc>
        <w:tc>
          <w:tcPr>
            <w:tcW w:w="2700" w:type="dxa"/>
            <w:gridSpan w:val="2"/>
            <w:tcBorders>
              <w:top w:val="single" w:sz="4" w:space="0" w:color="000000"/>
              <w:left w:val="single" w:sz="4" w:space="0" w:color="000000"/>
              <w:right w:val="single" w:sz="4" w:space="0" w:color="000000"/>
            </w:tcBorders>
            <w:vAlign w:val="center"/>
          </w:tcPr>
          <w:p w14:paraId="2ADE53FD" w14:textId="77777777" w:rsidR="006F0E00" w:rsidRDefault="00000000">
            <w:pPr>
              <w:widowControl w:val="0"/>
              <w:spacing w:line="276" w:lineRule="auto"/>
              <w:jc w:val="center"/>
              <w:rPr>
                <w:b/>
                <w:sz w:val="24"/>
                <w:szCs w:val="24"/>
              </w:rPr>
            </w:pPr>
            <w:r>
              <w:rPr>
                <w:b/>
                <w:sz w:val="40"/>
                <w:szCs w:val="40"/>
                <w:vertAlign w:val="subscript"/>
              </w:rPr>
              <w:t>Tổ chức</w:t>
            </w:r>
          </w:p>
          <w:p w14:paraId="2E48D013" w14:textId="77777777" w:rsidR="006F0E00" w:rsidRDefault="00000000">
            <w:pPr>
              <w:widowControl w:val="0"/>
              <w:spacing w:line="276" w:lineRule="auto"/>
              <w:jc w:val="center"/>
              <w:rPr>
                <w:b/>
                <w:sz w:val="24"/>
                <w:szCs w:val="24"/>
              </w:rPr>
            </w:pPr>
            <w:r>
              <w:rPr>
                <w:b/>
                <w:sz w:val="40"/>
                <w:szCs w:val="40"/>
                <w:vertAlign w:val="subscript"/>
              </w:rPr>
              <w:t>công tác</w:t>
            </w:r>
          </w:p>
        </w:tc>
        <w:tc>
          <w:tcPr>
            <w:tcW w:w="1228" w:type="dxa"/>
            <w:gridSpan w:val="2"/>
            <w:tcBorders>
              <w:top w:val="single" w:sz="4" w:space="0" w:color="000000"/>
              <w:left w:val="single" w:sz="4" w:space="0" w:color="000000"/>
              <w:right w:val="single" w:sz="4" w:space="0" w:color="000000"/>
            </w:tcBorders>
            <w:vAlign w:val="center"/>
          </w:tcPr>
          <w:p w14:paraId="3A634776" w14:textId="77777777" w:rsidR="006F0E00" w:rsidRDefault="00000000">
            <w:pPr>
              <w:widowControl w:val="0"/>
              <w:spacing w:line="276" w:lineRule="auto"/>
              <w:jc w:val="center"/>
              <w:rPr>
                <w:b/>
                <w:sz w:val="24"/>
                <w:szCs w:val="24"/>
              </w:rPr>
            </w:pPr>
            <w:r>
              <w:rPr>
                <w:b/>
                <w:sz w:val="40"/>
                <w:szCs w:val="40"/>
                <w:vertAlign w:val="subscript"/>
              </w:rPr>
              <w:t xml:space="preserve">Nội dung, </w:t>
            </w:r>
          </w:p>
          <w:p w14:paraId="0DB95C8D" w14:textId="77777777" w:rsidR="006F0E00" w:rsidRDefault="00000000">
            <w:pPr>
              <w:widowControl w:val="0"/>
              <w:spacing w:line="276" w:lineRule="auto"/>
              <w:jc w:val="center"/>
              <w:rPr>
                <w:b/>
                <w:sz w:val="24"/>
                <w:szCs w:val="24"/>
              </w:rPr>
            </w:pPr>
            <w:r>
              <w:rPr>
                <w:b/>
                <w:sz w:val="40"/>
                <w:szCs w:val="40"/>
                <w:vertAlign w:val="subscript"/>
              </w:rPr>
              <w:t>công việc chính tham gia</w:t>
            </w:r>
          </w:p>
        </w:tc>
        <w:tc>
          <w:tcPr>
            <w:tcW w:w="1651" w:type="dxa"/>
            <w:tcBorders>
              <w:top w:val="single" w:sz="4" w:space="0" w:color="000000"/>
              <w:left w:val="single" w:sz="4" w:space="0" w:color="000000"/>
              <w:right w:val="single" w:sz="4" w:space="0" w:color="000000"/>
            </w:tcBorders>
            <w:vAlign w:val="center"/>
          </w:tcPr>
          <w:p w14:paraId="1B20492B" w14:textId="77777777" w:rsidR="006F0E00" w:rsidRDefault="00000000">
            <w:pPr>
              <w:widowControl w:val="0"/>
              <w:spacing w:line="276" w:lineRule="auto"/>
              <w:jc w:val="center"/>
              <w:rPr>
                <w:b/>
                <w:sz w:val="24"/>
                <w:szCs w:val="24"/>
              </w:rPr>
            </w:pPr>
            <w:r>
              <w:rPr>
                <w:b/>
                <w:sz w:val="40"/>
                <w:szCs w:val="40"/>
                <w:vertAlign w:val="subscript"/>
              </w:rPr>
              <w:t xml:space="preserve">Thời gian làm việc cho đề tài  </w:t>
            </w:r>
            <w:r>
              <w:rPr>
                <w:b/>
                <w:sz w:val="40"/>
                <w:szCs w:val="40"/>
                <w:vertAlign w:val="subscript"/>
              </w:rPr>
              <w:br/>
            </w:r>
            <w:r>
              <w:rPr>
                <w:sz w:val="40"/>
                <w:szCs w:val="40"/>
                <w:vertAlign w:val="subscript"/>
              </w:rPr>
              <w:t>(Số tháng</w:t>
            </w:r>
            <w:r>
              <w:rPr>
                <w:sz w:val="40"/>
                <w:szCs w:val="40"/>
                <w:vertAlign w:val="subscript"/>
              </w:rPr>
              <w:br/>
              <w:t xml:space="preserve"> quy đổi2)</w:t>
            </w:r>
          </w:p>
        </w:tc>
        <w:tc>
          <w:tcPr>
            <w:tcW w:w="326" w:type="dxa"/>
          </w:tcPr>
          <w:p w14:paraId="40A3B616" w14:textId="77777777" w:rsidR="006F0E00" w:rsidRDefault="006F0E00"/>
        </w:tc>
      </w:tr>
      <w:tr w:rsidR="006F0E00" w14:paraId="18296B13" w14:textId="77777777">
        <w:tc>
          <w:tcPr>
            <w:tcW w:w="567" w:type="dxa"/>
            <w:gridSpan w:val="2"/>
            <w:tcBorders>
              <w:top w:val="single" w:sz="6" w:space="0" w:color="000000"/>
              <w:left w:val="single" w:sz="6" w:space="0" w:color="000000"/>
              <w:bottom w:val="single" w:sz="6" w:space="0" w:color="000000"/>
              <w:right w:val="single" w:sz="6" w:space="0" w:color="000000"/>
            </w:tcBorders>
            <w:vAlign w:val="center"/>
          </w:tcPr>
          <w:p w14:paraId="3C92BE02" w14:textId="77777777" w:rsidR="006F0E00" w:rsidRDefault="00000000">
            <w:pPr>
              <w:spacing w:before="60" w:after="60" w:line="276" w:lineRule="auto"/>
              <w:jc w:val="center"/>
              <w:rPr>
                <w:sz w:val="24"/>
                <w:szCs w:val="24"/>
              </w:rPr>
            </w:pPr>
            <w:r>
              <w:rPr>
                <w:sz w:val="24"/>
                <w:szCs w:val="24"/>
              </w:rPr>
              <w:t>1</w:t>
            </w:r>
          </w:p>
        </w:tc>
        <w:tc>
          <w:tcPr>
            <w:tcW w:w="3727" w:type="dxa"/>
            <w:tcBorders>
              <w:top w:val="single" w:sz="6" w:space="0" w:color="000000"/>
              <w:left w:val="single" w:sz="6" w:space="0" w:color="000000"/>
              <w:bottom w:val="single" w:sz="6" w:space="0" w:color="000000"/>
              <w:right w:val="single" w:sz="6" w:space="0" w:color="000000"/>
            </w:tcBorders>
            <w:vAlign w:val="center"/>
          </w:tcPr>
          <w:p w14:paraId="64903687" w14:textId="77777777" w:rsidR="006F0E00" w:rsidRDefault="00000000">
            <w:pPr>
              <w:spacing w:before="60" w:after="60" w:line="276" w:lineRule="auto"/>
              <w:rPr>
                <w:sz w:val="24"/>
                <w:szCs w:val="24"/>
              </w:rPr>
            </w:pPr>
            <w:r>
              <w:rPr>
                <w:sz w:val="24"/>
                <w:szCs w:val="24"/>
              </w:rPr>
              <w:t xml:space="preserve">TS. Hà Thị Thanh Hương </w:t>
            </w:r>
          </w:p>
        </w:tc>
        <w:tc>
          <w:tcPr>
            <w:tcW w:w="2700" w:type="dxa"/>
            <w:gridSpan w:val="2"/>
            <w:tcBorders>
              <w:top w:val="single" w:sz="6" w:space="0" w:color="000000"/>
              <w:left w:val="single" w:sz="6" w:space="0" w:color="000000"/>
              <w:bottom w:val="single" w:sz="6" w:space="0" w:color="000000"/>
              <w:right w:val="single" w:sz="6" w:space="0" w:color="000000"/>
            </w:tcBorders>
            <w:vAlign w:val="center"/>
          </w:tcPr>
          <w:p w14:paraId="0B88D727" w14:textId="77777777" w:rsidR="006F0E00" w:rsidRDefault="00000000">
            <w:pPr>
              <w:spacing w:before="60" w:after="60" w:line="276" w:lineRule="auto"/>
              <w:jc w:val="center"/>
              <w:rPr>
                <w:sz w:val="24"/>
                <w:szCs w:val="24"/>
              </w:rPr>
            </w:pPr>
            <w:r>
              <w:rPr>
                <w:sz w:val="24"/>
                <w:szCs w:val="24"/>
              </w:rPr>
              <w:t>Trường Đại học Quốc tế</w:t>
            </w:r>
          </w:p>
          <w:p w14:paraId="1BB29B2F" w14:textId="77777777" w:rsidR="006F0E00" w:rsidRDefault="00000000">
            <w:pPr>
              <w:spacing w:before="60" w:after="60" w:line="276" w:lineRule="auto"/>
              <w:jc w:val="center"/>
              <w:rPr>
                <w:sz w:val="24"/>
                <w:szCs w:val="24"/>
              </w:rPr>
            </w:pPr>
            <w:r>
              <w:rPr>
                <w:sz w:val="24"/>
                <w:szCs w:val="24"/>
              </w:rPr>
              <w:t xml:space="preserve">ĐHQG TPHCM </w:t>
            </w:r>
          </w:p>
        </w:tc>
        <w:tc>
          <w:tcPr>
            <w:tcW w:w="1228" w:type="dxa"/>
            <w:gridSpan w:val="2"/>
            <w:tcBorders>
              <w:top w:val="single" w:sz="6" w:space="0" w:color="000000"/>
              <w:left w:val="single" w:sz="6" w:space="0" w:color="000000"/>
              <w:bottom w:val="single" w:sz="6" w:space="0" w:color="000000"/>
              <w:right w:val="single" w:sz="6" w:space="0" w:color="000000"/>
            </w:tcBorders>
            <w:vAlign w:val="center"/>
          </w:tcPr>
          <w:p w14:paraId="2DF80D67" w14:textId="77777777" w:rsidR="006F0E00" w:rsidRDefault="00000000">
            <w:pPr>
              <w:spacing w:before="60" w:after="60" w:line="276" w:lineRule="auto"/>
              <w:jc w:val="center"/>
              <w:rPr>
                <w:sz w:val="24"/>
                <w:szCs w:val="24"/>
              </w:rPr>
            </w:pPr>
            <w:r>
              <w:rPr>
                <w:sz w:val="24"/>
                <w:szCs w:val="24"/>
              </w:rPr>
              <w:t>Chủ nhiệm</w:t>
            </w:r>
          </w:p>
          <w:p w14:paraId="2026EC28" w14:textId="77777777" w:rsidR="006F0E00" w:rsidRDefault="00000000">
            <w:pPr>
              <w:spacing w:before="60" w:after="60" w:line="276" w:lineRule="auto"/>
              <w:jc w:val="center"/>
              <w:rPr>
                <w:sz w:val="24"/>
                <w:szCs w:val="24"/>
              </w:rPr>
            </w:pPr>
            <w:r>
              <w:rPr>
                <w:sz w:val="24"/>
                <w:szCs w:val="24"/>
              </w:rPr>
              <w:lastRenderedPageBreak/>
              <w:t>đề tài</w:t>
            </w:r>
          </w:p>
        </w:tc>
        <w:tc>
          <w:tcPr>
            <w:tcW w:w="1651" w:type="dxa"/>
            <w:tcBorders>
              <w:top w:val="single" w:sz="6" w:space="0" w:color="000000"/>
              <w:left w:val="single" w:sz="6" w:space="0" w:color="000000"/>
              <w:bottom w:val="single" w:sz="6" w:space="0" w:color="000000"/>
              <w:right w:val="single" w:sz="6" w:space="0" w:color="000000"/>
            </w:tcBorders>
            <w:vAlign w:val="center"/>
          </w:tcPr>
          <w:p w14:paraId="103E75CE" w14:textId="77777777" w:rsidR="006F0E00" w:rsidRDefault="00000000">
            <w:pPr>
              <w:spacing w:before="60" w:after="60" w:line="276" w:lineRule="auto"/>
              <w:jc w:val="center"/>
              <w:rPr>
                <w:sz w:val="24"/>
                <w:szCs w:val="24"/>
              </w:rPr>
            </w:pPr>
            <w:r>
              <w:rPr>
                <w:sz w:val="24"/>
                <w:szCs w:val="24"/>
              </w:rPr>
              <w:lastRenderedPageBreak/>
              <w:t>12 tháng</w:t>
            </w:r>
          </w:p>
        </w:tc>
        <w:tc>
          <w:tcPr>
            <w:tcW w:w="326" w:type="dxa"/>
          </w:tcPr>
          <w:p w14:paraId="473A06F3" w14:textId="77777777" w:rsidR="006F0E00" w:rsidRDefault="006F0E00"/>
        </w:tc>
      </w:tr>
      <w:tr w:rsidR="006F0E00" w14:paraId="5B12B6FC" w14:textId="77777777">
        <w:trPr>
          <w:trHeight w:val="300"/>
        </w:trPr>
        <w:tc>
          <w:tcPr>
            <w:tcW w:w="567" w:type="dxa"/>
            <w:gridSpan w:val="2"/>
            <w:tcBorders>
              <w:top w:val="single" w:sz="6" w:space="0" w:color="000000"/>
              <w:left w:val="single" w:sz="6" w:space="0" w:color="000000"/>
              <w:bottom w:val="single" w:sz="6" w:space="0" w:color="000000"/>
              <w:right w:val="single" w:sz="6" w:space="0" w:color="000000"/>
            </w:tcBorders>
            <w:vAlign w:val="center"/>
          </w:tcPr>
          <w:p w14:paraId="07FD86BB" w14:textId="77777777" w:rsidR="006F0E00" w:rsidRDefault="00000000">
            <w:pPr>
              <w:spacing w:line="276" w:lineRule="auto"/>
              <w:jc w:val="center"/>
              <w:rPr>
                <w:sz w:val="24"/>
                <w:szCs w:val="24"/>
              </w:rPr>
            </w:pPr>
            <w:r>
              <w:rPr>
                <w:sz w:val="24"/>
                <w:szCs w:val="24"/>
              </w:rPr>
              <w:t>2</w:t>
            </w:r>
          </w:p>
        </w:tc>
        <w:tc>
          <w:tcPr>
            <w:tcW w:w="3727" w:type="dxa"/>
            <w:tcBorders>
              <w:top w:val="single" w:sz="6" w:space="0" w:color="000000"/>
              <w:left w:val="single" w:sz="6" w:space="0" w:color="000000"/>
              <w:bottom w:val="single" w:sz="6" w:space="0" w:color="000000"/>
              <w:right w:val="single" w:sz="6" w:space="0" w:color="000000"/>
            </w:tcBorders>
            <w:vAlign w:val="center"/>
          </w:tcPr>
          <w:p w14:paraId="24266AB5" w14:textId="77777777" w:rsidR="006F0E00" w:rsidRDefault="00000000">
            <w:pPr>
              <w:spacing w:line="276" w:lineRule="auto"/>
              <w:rPr>
                <w:sz w:val="24"/>
                <w:szCs w:val="24"/>
              </w:rPr>
            </w:pPr>
            <w:r>
              <w:rPr>
                <w:sz w:val="24"/>
                <w:szCs w:val="24"/>
              </w:rPr>
              <w:t>TS. Ngô Thanh Hoàn</w:t>
            </w:r>
          </w:p>
        </w:tc>
        <w:tc>
          <w:tcPr>
            <w:tcW w:w="2700" w:type="dxa"/>
            <w:gridSpan w:val="2"/>
            <w:tcBorders>
              <w:top w:val="single" w:sz="6" w:space="0" w:color="000000"/>
              <w:left w:val="single" w:sz="6" w:space="0" w:color="000000"/>
              <w:bottom w:val="single" w:sz="6" w:space="0" w:color="000000"/>
              <w:right w:val="single" w:sz="6" w:space="0" w:color="000000"/>
            </w:tcBorders>
            <w:vAlign w:val="center"/>
          </w:tcPr>
          <w:p w14:paraId="70D87320" w14:textId="77777777" w:rsidR="006F0E00" w:rsidRDefault="00000000">
            <w:pPr>
              <w:spacing w:line="276" w:lineRule="auto"/>
              <w:jc w:val="center"/>
              <w:rPr>
                <w:sz w:val="24"/>
                <w:szCs w:val="24"/>
              </w:rPr>
            </w:pPr>
            <w:r>
              <w:rPr>
                <w:sz w:val="24"/>
                <w:szCs w:val="24"/>
              </w:rPr>
              <w:t>Florida Southern College</w:t>
            </w:r>
          </w:p>
        </w:tc>
        <w:tc>
          <w:tcPr>
            <w:tcW w:w="1228" w:type="dxa"/>
            <w:gridSpan w:val="2"/>
            <w:tcBorders>
              <w:top w:val="single" w:sz="6" w:space="0" w:color="000000"/>
              <w:left w:val="single" w:sz="6" w:space="0" w:color="000000"/>
              <w:bottom w:val="single" w:sz="6" w:space="0" w:color="000000"/>
              <w:right w:val="single" w:sz="6" w:space="0" w:color="000000"/>
            </w:tcBorders>
            <w:vAlign w:val="center"/>
          </w:tcPr>
          <w:p w14:paraId="3AC57681" w14:textId="77777777" w:rsidR="006F0E00" w:rsidRDefault="00000000">
            <w:pPr>
              <w:spacing w:line="276" w:lineRule="auto"/>
              <w:jc w:val="center"/>
              <w:rPr>
                <w:sz w:val="24"/>
                <w:szCs w:val="24"/>
              </w:rPr>
            </w:pPr>
            <w:r>
              <w:rPr>
                <w:sz w:val="24"/>
                <w:szCs w:val="24"/>
              </w:rPr>
              <w:t>Đồng Chủ nhiệm đề tài</w:t>
            </w:r>
          </w:p>
        </w:tc>
        <w:tc>
          <w:tcPr>
            <w:tcW w:w="1651" w:type="dxa"/>
            <w:tcBorders>
              <w:top w:val="single" w:sz="6" w:space="0" w:color="000000"/>
              <w:left w:val="single" w:sz="6" w:space="0" w:color="000000"/>
              <w:bottom w:val="single" w:sz="6" w:space="0" w:color="000000"/>
              <w:right w:val="single" w:sz="6" w:space="0" w:color="000000"/>
            </w:tcBorders>
            <w:vAlign w:val="center"/>
          </w:tcPr>
          <w:p w14:paraId="446011A6" w14:textId="77777777" w:rsidR="006F0E00" w:rsidRDefault="00000000">
            <w:pPr>
              <w:spacing w:line="276" w:lineRule="auto"/>
              <w:jc w:val="center"/>
              <w:rPr>
                <w:sz w:val="24"/>
                <w:szCs w:val="24"/>
              </w:rPr>
            </w:pPr>
            <w:r>
              <w:rPr>
                <w:sz w:val="24"/>
                <w:szCs w:val="24"/>
              </w:rPr>
              <w:t>12 tháng</w:t>
            </w:r>
          </w:p>
        </w:tc>
        <w:tc>
          <w:tcPr>
            <w:tcW w:w="326" w:type="dxa"/>
          </w:tcPr>
          <w:p w14:paraId="3491DE87" w14:textId="77777777" w:rsidR="006F0E00" w:rsidRDefault="006F0E00"/>
        </w:tc>
      </w:tr>
      <w:tr w:rsidR="006F0E00" w14:paraId="7AE1DC54" w14:textId="77777777">
        <w:tc>
          <w:tcPr>
            <w:tcW w:w="567" w:type="dxa"/>
            <w:gridSpan w:val="2"/>
            <w:tcBorders>
              <w:top w:val="single" w:sz="6" w:space="0" w:color="000000"/>
              <w:left w:val="single" w:sz="6" w:space="0" w:color="000000"/>
              <w:bottom w:val="single" w:sz="6" w:space="0" w:color="000000"/>
              <w:right w:val="single" w:sz="6" w:space="0" w:color="000000"/>
            </w:tcBorders>
            <w:vAlign w:val="center"/>
          </w:tcPr>
          <w:p w14:paraId="7802C87F" w14:textId="77777777" w:rsidR="006F0E00" w:rsidRDefault="00000000">
            <w:pPr>
              <w:spacing w:before="60" w:after="60" w:line="276" w:lineRule="auto"/>
              <w:jc w:val="center"/>
              <w:rPr>
                <w:sz w:val="24"/>
                <w:szCs w:val="24"/>
              </w:rPr>
            </w:pPr>
            <w:r>
              <w:rPr>
                <w:sz w:val="24"/>
                <w:szCs w:val="24"/>
              </w:rPr>
              <w:t>3</w:t>
            </w:r>
          </w:p>
        </w:tc>
        <w:tc>
          <w:tcPr>
            <w:tcW w:w="3727" w:type="dxa"/>
            <w:tcBorders>
              <w:top w:val="single" w:sz="6" w:space="0" w:color="000000"/>
              <w:left w:val="single" w:sz="6" w:space="0" w:color="000000"/>
              <w:bottom w:val="single" w:sz="6" w:space="0" w:color="000000"/>
              <w:right w:val="single" w:sz="6" w:space="0" w:color="000000"/>
            </w:tcBorders>
            <w:vAlign w:val="center"/>
          </w:tcPr>
          <w:p w14:paraId="1DD2A002" w14:textId="77777777" w:rsidR="006F0E00" w:rsidRDefault="00000000">
            <w:pPr>
              <w:spacing w:before="60" w:after="60" w:line="276" w:lineRule="auto"/>
              <w:rPr>
                <w:sz w:val="24"/>
                <w:szCs w:val="24"/>
              </w:rPr>
            </w:pPr>
            <w:r>
              <w:rPr>
                <w:sz w:val="24"/>
                <w:szCs w:val="24"/>
              </w:rPr>
              <w:t>ThS. BS. Hoàng Tiến Trọng Nghĩa</w:t>
            </w:r>
          </w:p>
        </w:tc>
        <w:tc>
          <w:tcPr>
            <w:tcW w:w="2700" w:type="dxa"/>
            <w:gridSpan w:val="2"/>
            <w:tcBorders>
              <w:top w:val="single" w:sz="6" w:space="0" w:color="000000"/>
              <w:left w:val="single" w:sz="6" w:space="0" w:color="000000"/>
              <w:bottom w:val="single" w:sz="6" w:space="0" w:color="000000"/>
              <w:right w:val="single" w:sz="6" w:space="0" w:color="000000"/>
            </w:tcBorders>
            <w:vAlign w:val="center"/>
          </w:tcPr>
          <w:p w14:paraId="3451278C" w14:textId="77777777" w:rsidR="006F0E00" w:rsidRDefault="00000000">
            <w:pPr>
              <w:spacing w:before="60" w:after="60" w:line="276" w:lineRule="auto"/>
              <w:jc w:val="center"/>
              <w:rPr>
                <w:sz w:val="24"/>
                <w:szCs w:val="24"/>
              </w:rPr>
            </w:pPr>
            <w:r>
              <w:rPr>
                <w:sz w:val="24"/>
                <w:szCs w:val="24"/>
              </w:rPr>
              <w:t>Bệnh viện Quân Y 175</w:t>
            </w:r>
          </w:p>
        </w:tc>
        <w:tc>
          <w:tcPr>
            <w:tcW w:w="1228" w:type="dxa"/>
            <w:gridSpan w:val="2"/>
            <w:tcBorders>
              <w:top w:val="single" w:sz="6" w:space="0" w:color="000000"/>
              <w:left w:val="single" w:sz="6" w:space="0" w:color="000000"/>
              <w:bottom w:val="single" w:sz="6" w:space="0" w:color="000000"/>
              <w:right w:val="single" w:sz="6" w:space="0" w:color="000000"/>
            </w:tcBorders>
            <w:vAlign w:val="center"/>
          </w:tcPr>
          <w:p w14:paraId="2866EFE4" w14:textId="77777777" w:rsidR="006F0E00" w:rsidRDefault="00000000">
            <w:pPr>
              <w:spacing w:before="60" w:after="60" w:line="276" w:lineRule="auto"/>
              <w:jc w:val="center"/>
              <w:rPr>
                <w:sz w:val="24"/>
                <w:szCs w:val="24"/>
              </w:rPr>
            </w:pPr>
            <w:r>
              <w:rPr>
                <w:sz w:val="24"/>
                <w:szCs w:val="24"/>
              </w:rPr>
              <w:t xml:space="preserve">Đồng </w:t>
            </w:r>
          </w:p>
          <w:p w14:paraId="100DC2FD" w14:textId="77777777" w:rsidR="006F0E00" w:rsidRDefault="00000000">
            <w:pPr>
              <w:spacing w:before="60" w:after="60" w:line="276" w:lineRule="auto"/>
              <w:jc w:val="center"/>
              <w:rPr>
                <w:sz w:val="24"/>
                <w:szCs w:val="24"/>
              </w:rPr>
            </w:pPr>
            <w:r>
              <w:rPr>
                <w:sz w:val="24"/>
                <w:szCs w:val="24"/>
              </w:rPr>
              <w:t xml:space="preserve">chủ nhiệm </w:t>
            </w:r>
          </w:p>
          <w:p w14:paraId="7AFE307C" w14:textId="77777777" w:rsidR="006F0E00" w:rsidRDefault="00000000">
            <w:pPr>
              <w:spacing w:before="60" w:after="60" w:line="276" w:lineRule="auto"/>
              <w:jc w:val="center"/>
              <w:rPr>
                <w:sz w:val="24"/>
                <w:szCs w:val="24"/>
              </w:rPr>
            </w:pPr>
            <w:r>
              <w:rPr>
                <w:sz w:val="24"/>
                <w:szCs w:val="24"/>
              </w:rPr>
              <w:t>đề tài</w:t>
            </w:r>
          </w:p>
        </w:tc>
        <w:tc>
          <w:tcPr>
            <w:tcW w:w="1651" w:type="dxa"/>
            <w:tcBorders>
              <w:top w:val="single" w:sz="6" w:space="0" w:color="000000"/>
              <w:left w:val="single" w:sz="6" w:space="0" w:color="000000"/>
              <w:bottom w:val="single" w:sz="6" w:space="0" w:color="000000"/>
              <w:right w:val="single" w:sz="6" w:space="0" w:color="000000"/>
            </w:tcBorders>
            <w:vAlign w:val="center"/>
          </w:tcPr>
          <w:p w14:paraId="0496F751" w14:textId="77777777" w:rsidR="006F0E00" w:rsidRDefault="00000000">
            <w:pPr>
              <w:spacing w:before="60" w:after="60" w:line="276" w:lineRule="auto"/>
              <w:jc w:val="center"/>
              <w:rPr>
                <w:sz w:val="24"/>
                <w:szCs w:val="24"/>
              </w:rPr>
            </w:pPr>
            <w:r>
              <w:rPr>
                <w:sz w:val="24"/>
                <w:szCs w:val="24"/>
              </w:rPr>
              <w:t>12 tháng</w:t>
            </w:r>
          </w:p>
        </w:tc>
        <w:tc>
          <w:tcPr>
            <w:tcW w:w="326" w:type="dxa"/>
          </w:tcPr>
          <w:p w14:paraId="2E9A920E" w14:textId="77777777" w:rsidR="006F0E00" w:rsidRDefault="006F0E00"/>
        </w:tc>
      </w:tr>
      <w:tr w:rsidR="006F0E00" w14:paraId="53CA7D34" w14:textId="77777777">
        <w:tc>
          <w:tcPr>
            <w:tcW w:w="567" w:type="dxa"/>
            <w:gridSpan w:val="2"/>
            <w:tcBorders>
              <w:top w:val="single" w:sz="6" w:space="0" w:color="000000"/>
              <w:left w:val="single" w:sz="6" w:space="0" w:color="000000"/>
              <w:bottom w:val="single" w:sz="6" w:space="0" w:color="000000"/>
              <w:right w:val="single" w:sz="6" w:space="0" w:color="000000"/>
            </w:tcBorders>
            <w:vAlign w:val="center"/>
          </w:tcPr>
          <w:p w14:paraId="45CE7A07" w14:textId="77777777" w:rsidR="006F0E00" w:rsidRDefault="00000000">
            <w:pPr>
              <w:spacing w:before="60" w:after="60" w:line="276" w:lineRule="auto"/>
              <w:jc w:val="center"/>
              <w:rPr>
                <w:sz w:val="24"/>
                <w:szCs w:val="24"/>
              </w:rPr>
            </w:pPr>
            <w:r>
              <w:rPr>
                <w:sz w:val="24"/>
                <w:szCs w:val="24"/>
              </w:rPr>
              <w:t>4</w:t>
            </w:r>
          </w:p>
        </w:tc>
        <w:tc>
          <w:tcPr>
            <w:tcW w:w="3727" w:type="dxa"/>
            <w:tcBorders>
              <w:top w:val="single" w:sz="6" w:space="0" w:color="000000"/>
              <w:left w:val="single" w:sz="6" w:space="0" w:color="000000"/>
              <w:bottom w:val="single" w:sz="6" w:space="0" w:color="000000"/>
              <w:right w:val="single" w:sz="6" w:space="0" w:color="000000"/>
            </w:tcBorders>
            <w:vAlign w:val="center"/>
          </w:tcPr>
          <w:p w14:paraId="1D2C2D98" w14:textId="77777777" w:rsidR="006F0E00" w:rsidRDefault="00000000">
            <w:pPr>
              <w:spacing w:before="60" w:after="60" w:line="276" w:lineRule="auto"/>
              <w:rPr>
                <w:sz w:val="24"/>
                <w:szCs w:val="24"/>
              </w:rPr>
            </w:pPr>
            <w:r>
              <w:rPr>
                <w:sz w:val="24"/>
                <w:szCs w:val="24"/>
              </w:rPr>
              <w:t>ThS.BS. Huỳnh Đăng Lộc</w:t>
            </w:r>
          </w:p>
        </w:tc>
        <w:tc>
          <w:tcPr>
            <w:tcW w:w="2700" w:type="dxa"/>
            <w:gridSpan w:val="2"/>
            <w:tcBorders>
              <w:top w:val="single" w:sz="6" w:space="0" w:color="000000"/>
              <w:left w:val="single" w:sz="6" w:space="0" w:color="000000"/>
              <w:bottom w:val="single" w:sz="6" w:space="0" w:color="000000"/>
              <w:right w:val="single" w:sz="6" w:space="0" w:color="000000"/>
            </w:tcBorders>
            <w:vAlign w:val="center"/>
          </w:tcPr>
          <w:p w14:paraId="42DDEBE5" w14:textId="77777777" w:rsidR="006F0E00" w:rsidRDefault="00000000">
            <w:pPr>
              <w:spacing w:before="60" w:after="60" w:line="276" w:lineRule="auto"/>
              <w:jc w:val="center"/>
              <w:rPr>
                <w:sz w:val="24"/>
                <w:szCs w:val="24"/>
              </w:rPr>
            </w:pPr>
            <w:r>
              <w:rPr>
                <w:sz w:val="24"/>
                <w:szCs w:val="24"/>
              </w:rPr>
              <w:t>Bệnh viện Quân Y 175</w:t>
            </w:r>
          </w:p>
        </w:tc>
        <w:tc>
          <w:tcPr>
            <w:tcW w:w="1228" w:type="dxa"/>
            <w:gridSpan w:val="2"/>
            <w:tcBorders>
              <w:top w:val="single" w:sz="6" w:space="0" w:color="000000"/>
              <w:left w:val="single" w:sz="6" w:space="0" w:color="000000"/>
              <w:bottom w:val="single" w:sz="6" w:space="0" w:color="000000"/>
              <w:right w:val="single" w:sz="6" w:space="0" w:color="000000"/>
            </w:tcBorders>
            <w:vAlign w:val="center"/>
          </w:tcPr>
          <w:p w14:paraId="56AF9B90" w14:textId="77777777" w:rsidR="006F0E00" w:rsidRDefault="00000000">
            <w:pPr>
              <w:spacing w:before="60" w:after="60" w:line="276" w:lineRule="auto"/>
              <w:jc w:val="center"/>
              <w:rPr>
                <w:sz w:val="24"/>
                <w:szCs w:val="24"/>
              </w:rPr>
            </w:pPr>
            <w:r>
              <w:rPr>
                <w:sz w:val="24"/>
                <w:szCs w:val="24"/>
              </w:rPr>
              <w:t>Thành viên</w:t>
            </w:r>
          </w:p>
        </w:tc>
        <w:tc>
          <w:tcPr>
            <w:tcW w:w="1651" w:type="dxa"/>
            <w:tcBorders>
              <w:top w:val="single" w:sz="6" w:space="0" w:color="000000"/>
              <w:left w:val="single" w:sz="6" w:space="0" w:color="000000"/>
              <w:bottom w:val="single" w:sz="6" w:space="0" w:color="000000"/>
              <w:right w:val="single" w:sz="6" w:space="0" w:color="000000"/>
            </w:tcBorders>
            <w:vAlign w:val="center"/>
          </w:tcPr>
          <w:p w14:paraId="29EFC851" w14:textId="77777777" w:rsidR="006F0E00" w:rsidRDefault="00000000">
            <w:pPr>
              <w:spacing w:before="60" w:after="60" w:line="276" w:lineRule="auto"/>
              <w:jc w:val="center"/>
              <w:rPr>
                <w:sz w:val="24"/>
                <w:szCs w:val="24"/>
              </w:rPr>
            </w:pPr>
            <w:r>
              <w:rPr>
                <w:sz w:val="24"/>
                <w:szCs w:val="24"/>
              </w:rPr>
              <w:t>12 tháng</w:t>
            </w:r>
          </w:p>
        </w:tc>
        <w:tc>
          <w:tcPr>
            <w:tcW w:w="326" w:type="dxa"/>
          </w:tcPr>
          <w:p w14:paraId="6EE49F91" w14:textId="77777777" w:rsidR="006F0E00" w:rsidRDefault="006F0E00"/>
        </w:tc>
      </w:tr>
      <w:tr w:rsidR="006F0E00" w14:paraId="02815BDE" w14:textId="77777777">
        <w:tc>
          <w:tcPr>
            <w:tcW w:w="567" w:type="dxa"/>
            <w:gridSpan w:val="2"/>
            <w:tcBorders>
              <w:top w:val="single" w:sz="6" w:space="0" w:color="000000"/>
              <w:left w:val="single" w:sz="6" w:space="0" w:color="000000"/>
              <w:bottom w:val="single" w:sz="6" w:space="0" w:color="000000"/>
              <w:right w:val="single" w:sz="6" w:space="0" w:color="000000"/>
            </w:tcBorders>
            <w:vAlign w:val="center"/>
          </w:tcPr>
          <w:p w14:paraId="1A3213BA" w14:textId="77777777" w:rsidR="006F0E00" w:rsidRDefault="00000000">
            <w:pPr>
              <w:spacing w:before="60" w:after="60" w:line="276" w:lineRule="auto"/>
              <w:jc w:val="center"/>
              <w:rPr>
                <w:sz w:val="24"/>
                <w:szCs w:val="24"/>
              </w:rPr>
            </w:pPr>
            <w:r>
              <w:rPr>
                <w:sz w:val="24"/>
                <w:szCs w:val="24"/>
              </w:rPr>
              <w:t>5</w:t>
            </w:r>
          </w:p>
        </w:tc>
        <w:tc>
          <w:tcPr>
            <w:tcW w:w="3727" w:type="dxa"/>
            <w:tcBorders>
              <w:top w:val="single" w:sz="6" w:space="0" w:color="000000"/>
              <w:left w:val="single" w:sz="6" w:space="0" w:color="000000"/>
              <w:bottom w:val="single" w:sz="6" w:space="0" w:color="000000"/>
              <w:right w:val="single" w:sz="6" w:space="0" w:color="000000"/>
            </w:tcBorders>
            <w:vAlign w:val="center"/>
          </w:tcPr>
          <w:p w14:paraId="0E2B8643" w14:textId="77777777" w:rsidR="006F0E00" w:rsidRDefault="00000000">
            <w:pPr>
              <w:spacing w:before="60" w:after="60" w:line="276" w:lineRule="auto"/>
              <w:rPr>
                <w:sz w:val="24"/>
                <w:szCs w:val="24"/>
              </w:rPr>
            </w:pPr>
            <w:r>
              <w:rPr>
                <w:sz w:val="24"/>
                <w:szCs w:val="24"/>
              </w:rPr>
              <w:t>BS. Lý Minh Đăng</w:t>
            </w:r>
          </w:p>
        </w:tc>
        <w:tc>
          <w:tcPr>
            <w:tcW w:w="2700" w:type="dxa"/>
            <w:gridSpan w:val="2"/>
            <w:tcBorders>
              <w:top w:val="single" w:sz="6" w:space="0" w:color="000000"/>
              <w:left w:val="single" w:sz="6" w:space="0" w:color="000000"/>
              <w:bottom w:val="single" w:sz="6" w:space="0" w:color="000000"/>
              <w:right w:val="single" w:sz="6" w:space="0" w:color="000000"/>
            </w:tcBorders>
            <w:vAlign w:val="center"/>
          </w:tcPr>
          <w:p w14:paraId="36CA7AF4" w14:textId="77777777" w:rsidR="006F0E00" w:rsidRDefault="00000000">
            <w:pPr>
              <w:spacing w:before="60" w:after="60" w:line="276" w:lineRule="auto"/>
              <w:jc w:val="center"/>
              <w:rPr>
                <w:sz w:val="24"/>
                <w:szCs w:val="24"/>
              </w:rPr>
            </w:pPr>
            <w:r>
              <w:rPr>
                <w:sz w:val="24"/>
                <w:szCs w:val="24"/>
              </w:rPr>
              <w:t>Bệnh viện Quân Y 175</w:t>
            </w:r>
          </w:p>
        </w:tc>
        <w:tc>
          <w:tcPr>
            <w:tcW w:w="1228" w:type="dxa"/>
            <w:gridSpan w:val="2"/>
            <w:tcBorders>
              <w:top w:val="single" w:sz="6" w:space="0" w:color="000000"/>
              <w:left w:val="single" w:sz="6" w:space="0" w:color="000000"/>
              <w:bottom w:val="single" w:sz="6" w:space="0" w:color="000000"/>
              <w:right w:val="single" w:sz="6" w:space="0" w:color="000000"/>
            </w:tcBorders>
            <w:vAlign w:val="center"/>
          </w:tcPr>
          <w:p w14:paraId="10DBA87A" w14:textId="77777777" w:rsidR="006F0E00" w:rsidRDefault="00000000">
            <w:pPr>
              <w:spacing w:before="60" w:after="60" w:line="276" w:lineRule="auto"/>
              <w:jc w:val="center"/>
              <w:rPr>
                <w:sz w:val="24"/>
                <w:szCs w:val="24"/>
              </w:rPr>
            </w:pPr>
            <w:r>
              <w:rPr>
                <w:sz w:val="24"/>
                <w:szCs w:val="24"/>
              </w:rPr>
              <w:t>Thành viên</w:t>
            </w:r>
          </w:p>
        </w:tc>
        <w:tc>
          <w:tcPr>
            <w:tcW w:w="1651" w:type="dxa"/>
            <w:tcBorders>
              <w:top w:val="single" w:sz="6" w:space="0" w:color="000000"/>
              <w:left w:val="single" w:sz="6" w:space="0" w:color="000000"/>
              <w:bottom w:val="single" w:sz="6" w:space="0" w:color="000000"/>
              <w:right w:val="single" w:sz="6" w:space="0" w:color="000000"/>
            </w:tcBorders>
            <w:vAlign w:val="center"/>
          </w:tcPr>
          <w:p w14:paraId="55DB0EE2" w14:textId="77777777" w:rsidR="006F0E00" w:rsidRDefault="00000000">
            <w:pPr>
              <w:spacing w:before="60" w:after="60" w:line="276" w:lineRule="auto"/>
              <w:jc w:val="center"/>
              <w:rPr>
                <w:sz w:val="24"/>
                <w:szCs w:val="24"/>
              </w:rPr>
            </w:pPr>
            <w:r>
              <w:rPr>
                <w:sz w:val="24"/>
                <w:szCs w:val="24"/>
              </w:rPr>
              <w:t>12 tháng</w:t>
            </w:r>
          </w:p>
        </w:tc>
        <w:tc>
          <w:tcPr>
            <w:tcW w:w="326" w:type="dxa"/>
          </w:tcPr>
          <w:p w14:paraId="4FD6E7A4" w14:textId="77777777" w:rsidR="006F0E00" w:rsidRDefault="006F0E00"/>
        </w:tc>
      </w:tr>
      <w:tr w:rsidR="006F0E00" w14:paraId="4108CBEE" w14:textId="77777777">
        <w:tc>
          <w:tcPr>
            <w:tcW w:w="567" w:type="dxa"/>
            <w:gridSpan w:val="2"/>
            <w:tcBorders>
              <w:top w:val="single" w:sz="6" w:space="0" w:color="000000"/>
              <w:left w:val="single" w:sz="6" w:space="0" w:color="000000"/>
              <w:bottom w:val="single" w:sz="6" w:space="0" w:color="000000"/>
              <w:right w:val="single" w:sz="6" w:space="0" w:color="000000"/>
            </w:tcBorders>
            <w:vAlign w:val="center"/>
          </w:tcPr>
          <w:p w14:paraId="37AE0C98" w14:textId="77777777" w:rsidR="006F0E00" w:rsidRDefault="00000000">
            <w:pPr>
              <w:spacing w:before="60" w:after="60" w:line="276" w:lineRule="auto"/>
              <w:jc w:val="center"/>
              <w:rPr>
                <w:sz w:val="24"/>
                <w:szCs w:val="24"/>
              </w:rPr>
            </w:pPr>
            <w:r>
              <w:rPr>
                <w:sz w:val="24"/>
                <w:szCs w:val="24"/>
              </w:rPr>
              <w:t>6</w:t>
            </w:r>
          </w:p>
        </w:tc>
        <w:tc>
          <w:tcPr>
            <w:tcW w:w="3727" w:type="dxa"/>
            <w:tcBorders>
              <w:top w:val="single" w:sz="6" w:space="0" w:color="000000"/>
              <w:left w:val="single" w:sz="6" w:space="0" w:color="000000"/>
              <w:bottom w:val="single" w:sz="6" w:space="0" w:color="000000"/>
              <w:right w:val="single" w:sz="6" w:space="0" w:color="000000"/>
            </w:tcBorders>
            <w:vAlign w:val="center"/>
          </w:tcPr>
          <w:p w14:paraId="2B25FEDC" w14:textId="77777777" w:rsidR="006F0E00" w:rsidRDefault="00000000">
            <w:pPr>
              <w:spacing w:before="60" w:after="60" w:line="276" w:lineRule="auto"/>
              <w:rPr>
                <w:sz w:val="24"/>
                <w:szCs w:val="24"/>
              </w:rPr>
            </w:pPr>
            <w:r>
              <w:rPr>
                <w:sz w:val="24"/>
                <w:szCs w:val="24"/>
              </w:rPr>
              <w:t>BS. Nguyễn Xuân Diệu</w:t>
            </w:r>
          </w:p>
        </w:tc>
        <w:tc>
          <w:tcPr>
            <w:tcW w:w="2700" w:type="dxa"/>
            <w:gridSpan w:val="2"/>
            <w:tcBorders>
              <w:top w:val="single" w:sz="6" w:space="0" w:color="000000"/>
              <w:left w:val="single" w:sz="6" w:space="0" w:color="000000"/>
              <w:bottom w:val="single" w:sz="6" w:space="0" w:color="000000"/>
              <w:right w:val="single" w:sz="6" w:space="0" w:color="000000"/>
            </w:tcBorders>
            <w:vAlign w:val="center"/>
          </w:tcPr>
          <w:p w14:paraId="6BAF0E05" w14:textId="77777777" w:rsidR="006F0E00" w:rsidRDefault="00000000">
            <w:pPr>
              <w:spacing w:before="60" w:after="60" w:line="276" w:lineRule="auto"/>
              <w:jc w:val="center"/>
              <w:rPr>
                <w:sz w:val="24"/>
                <w:szCs w:val="24"/>
              </w:rPr>
            </w:pPr>
            <w:r>
              <w:rPr>
                <w:sz w:val="24"/>
                <w:szCs w:val="24"/>
              </w:rPr>
              <w:t>Bệnh viện Quân Y 175</w:t>
            </w:r>
          </w:p>
        </w:tc>
        <w:tc>
          <w:tcPr>
            <w:tcW w:w="1228" w:type="dxa"/>
            <w:gridSpan w:val="2"/>
            <w:tcBorders>
              <w:top w:val="single" w:sz="6" w:space="0" w:color="000000"/>
              <w:left w:val="single" w:sz="6" w:space="0" w:color="000000"/>
              <w:bottom w:val="single" w:sz="6" w:space="0" w:color="000000"/>
              <w:right w:val="single" w:sz="6" w:space="0" w:color="000000"/>
            </w:tcBorders>
            <w:vAlign w:val="center"/>
          </w:tcPr>
          <w:p w14:paraId="35B9B653" w14:textId="77777777" w:rsidR="006F0E00" w:rsidRDefault="00000000">
            <w:pPr>
              <w:spacing w:before="60" w:after="60" w:line="276" w:lineRule="auto"/>
              <w:jc w:val="center"/>
              <w:rPr>
                <w:sz w:val="24"/>
                <w:szCs w:val="24"/>
              </w:rPr>
            </w:pPr>
            <w:r>
              <w:rPr>
                <w:sz w:val="24"/>
                <w:szCs w:val="24"/>
              </w:rPr>
              <w:t>Thành viên</w:t>
            </w:r>
          </w:p>
        </w:tc>
        <w:tc>
          <w:tcPr>
            <w:tcW w:w="1651" w:type="dxa"/>
            <w:tcBorders>
              <w:top w:val="single" w:sz="6" w:space="0" w:color="000000"/>
              <w:left w:val="single" w:sz="6" w:space="0" w:color="000000"/>
              <w:bottom w:val="single" w:sz="6" w:space="0" w:color="000000"/>
              <w:right w:val="single" w:sz="6" w:space="0" w:color="000000"/>
            </w:tcBorders>
            <w:vAlign w:val="center"/>
          </w:tcPr>
          <w:p w14:paraId="30946632" w14:textId="77777777" w:rsidR="006F0E00" w:rsidRDefault="00000000">
            <w:pPr>
              <w:spacing w:before="60" w:after="60" w:line="276" w:lineRule="auto"/>
              <w:jc w:val="center"/>
              <w:rPr>
                <w:sz w:val="24"/>
                <w:szCs w:val="24"/>
              </w:rPr>
            </w:pPr>
            <w:r>
              <w:rPr>
                <w:sz w:val="24"/>
                <w:szCs w:val="24"/>
              </w:rPr>
              <w:t>12 tháng</w:t>
            </w:r>
          </w:p>
        </w:tc>
        <w:tc>
          <w:tcPr>
            <w:tcW w:w="326" w:type="dxa"/>
          </w:tcPr>
          <w:p w14:paraId="4821500D" w14:textId="77777777" w:rsidR="006F0E00" w:rsidRDefault="006F0E00"/>
        </w:tc>
      </w:tr>
      <w:tr w:rsidR="006F0E00" w14:paraId="2C22C04A" w14:textId="77777777">
        <w:tc>
          <w:tcPr>
            <w:tcW w:w="567" w:type="dxa"/>
            <w:gridSpan w:val="2"/>
            <w:tcBorders>
              <w:top w:val="single" w:sz="6" w:space="0" w:color="000000"/>
              <w:left w:val="single" w:sz="6" w:space="0" w:color="000000"/>
              <w:bottom w:val="single" w:sz="6" w:space="0" w:color="000000"/>
              <w:right w:val="single" w:sz="6" w:space="0" w:color="000000"/>
            </w:tcBorders>
            <w:vAlign w:val="center"/>
          </w:tcPr>
          <w:p w14:paraId="09842EB3" w14:textId="77777777" w:rsidR="006F0E00" w:rsidRDefault="00000000">
            <w:pPr>
              <w:spacing w:before="60" w:after="60" w:line="276" w:lineRule="auto"/>
              <w:jc w:val="center"/>
              <w:rPr>
                <w:sz w:val="24"/>
                <w:szCs w:val="24"/>
              </w:rPr>
            </w:pPr>
            <w:r>
              <w:rPr>
                <w:sz w:val="24"/>
                <w:szCs w:val="24"/>
              </w:rPr>
              <w:t>7</w:t>
            </w:r>
          </w:p>
        </w:tc>
        <w:tc>
          <w:tcPr>
            <w:tcW w:w="3727" w:type="dxa"/>
            <w:tcBorders>
              <w:top w:val="single" w:sz="6" w:space="0" w:color="000000"/>
              <w:left w:val="single" w:sz="6" w:space="0" w:color="000000"/>
              <w:bottom w:val="single" w:sz="6" w:space="0" w:color="000000"/>
              <w:right w:val="single" w:sz="6" w:space="0" w:color="000000"/>
            </w:tcBorders>
            <w:vAlign w:val="center"/>
          </w:tcPr>
          <w:p w14:paraId="2F003636" w14:textId="77777777" w:rsidR="006F0E00" w:rsidRDefault="00000000">
            <w:pPr>
              <w:spacing w:before="60" w:after="60" w:line="276" w:lineRule="auto"/>
              <w:rPr>
                <w:sz w:val="24"/>
                <w:szCs w:val="24"/>
              </w:rPr>
            </w:pPr>
            <w:r>
              <w:rPr>
                <w:sz w:val="24"/>
                <w:szCs w:val="24"/>
              </w:rPr>
              <w:t>BS. Trần Thị Hoài Thu</w:t>
            </w:r>
          </w:p>
        </w:tc>
        <w:tc>
          <w:tcPr>
            <w:tcW w:w="2700" w:type="dxa"/>
            <w:gridSpan w:val="2"/>
            <w:tcBorders>
              <w:top w:val="single" w:sz="6" w:space="0" w:color="000000"/>
              <w:left w:val="single" w:sz="6" w:space="0" w:color="000000"/>
              <w:bottom w:val="single" w:sz="6" w:space="0" w:color="000000"/>
              <w:right w:val="single" w:sz="6" w:space="0" w:color="000000"/>
            </w:tcBorders>
            <w:vAlign w:val="center"/>
          </w:tcPr>
          <w:p w14:paraId="362C7D66" w14:textId="77777777" w:rsidR="006F0E00" w:rsidRDefault="00000000">
            <w:pPr>
              <w:spacing w:before="60" w:after="60" w:line="276" w:lineRule="auto"/>
              <w:jc w:val="center"/>
              <w:rPr>
                <w:sz w:val="24"/>
                <w:szCs w:val="24"/>
              </w:rPr>
            </w:pPr>
            <w:r>
              <w:rPr>
                <w:sz w:val="24"/>
                <w:szCs w:val="24"/>
              </w:rPr>
              <w:t>Bệnh viện Quân Y 175</w:t>
            </w:r>
          </w:p>
        </w:tc>
        <w:tc>
          <w:tcPr>
            <w:tcW w:w="1228" w:type="dxa"/>
            <w:gridSpan w:val="2"/>
            <w:tcBorders>
              <w:top w:val="single" w:sz="6" w:space="0" w:color="000000"/>
              <w:left w:val="single" w:sz="6" w:space="0" w:color="000000"/>
              <w:bottom w:val="single" w:sz="6" w:space="0" w:color="000000"/>
              <w:right w:val="single" w:sz="6" w:space="0" w:color="000000"/>
            </w:tcBorders>
            <w:vAlign w:val="center"/>
          </w:tcPr>
          <w:p w14:paraId="63D38C57" w14:textId="77777777" w:rsidR="006F0E00" w:rsidRDefault="00000000">
            <w:pPr>
              <w:spacing w:before="60" w:after="60" w:line="276" w:lineRule="auto"/>
              <w:jc w:val="center"/>
              <w:rPr>
                <w:sz w:val="24"/>
                <w:szCs w:val="24"/>
              </w:rPr>
            </w:pPr>
            <w:r>
              <w:rPr>
                <w:sz w:val="24"/>
                <w:szCs w:val="24"/>
              </w:rPr>
              <w:t>Thành viên</w:t>
            </w:r>
          </w:p>
        </w:tc>
        <w:tc>
          <w:tcPr>
            <w:tcW w:w="1651" w:type="dxa"/>
            <w:tcBorders>
              <w:top w:val="single" w:sz="6" w:space="0" w:color="000000"/>
              <w:left w:val="single" w:sz="6" w:space="0" w:color="000000"/>
              <w:bottom w:val="single" w:sz="6" w:space="0" w:color="000000"/>
              <w:right w:val="single" w:sz="6" w:space="0" w:color="000000"/>
            </w:tcBorders>
            <w:vAlign w:val="center"/>
          </w:tcPr>
          <w:p w14:paraId="45BBE116" w14:textId="77777777" w:rsidR="006F0E00" w:rsidRDefault="00000000">
            <w:pPr>
              <w:spacing w:before="60" w:after="60" w:line="276" w:lineRule="auto"/>
              <w:jc w:val="center"/>
              <w:rPr>
                <w:sz w:val="24"/>
                <w:szCs w:val="24"/>
              </w:rPr>
            </w:pPr>
            <w:r>
              <w:rPr>
                <w:sz w:val="24"/>
                <w:szCs w:val="24"/>
              </w:rPr>
              <w:t>12 tháng</w:t>
            </w:r>
          </w:p>
        </w:tc>
        <w:tc>
          <w:tcPr>
            <w:tcW w:w="326" w:type="dxa"/>
          </w:tcPr>
          <w:p w14:paraId="53B6F005" w14:textId="77777777" w:rsidR="006F0E00" w:rsidRDefault="006F0E00"/>
        </w:tc>
      </w:tr>
      <w:tr w:rsidR="006F0E00" w14:paraId="181D225B" w14:textId="77777777">
        <w:trPr>
          <w:trHeight w:val="300"/>
        </w:trPr>
        <w:tc>
          <w:tcPr>
            <w:tcW w:w="567" w:type="dxa"/>
            <w:gridSpan w:val="2"/>
            <w:tcBorders>
              <w:top w:val="single" w:sz="6" w:space="0" w:color="000000"/>
              <w:left w:val="single" w:sz="6" w:space="0" w:color="000000"/>
              <w:bottom w:val="single" w:sz="6" w:space="0" w:color="000000"/>
              <w:right w:val="single" w:sz="6" w:space="0" w:color="000000"/>
            </w:tcBorders>
            <w:vAlign w:val="center"/>
          </w:tcPr>
          <w:p w14:paraId="4C37B3DE" w14:textId="77777777" w:rsidR="006F0E00" w:rsidRDefault="00000000">
            <w:pPr>
              <w:spacing w:line="276" w:lineRule="auto"/>
              <w:jc w:val="center"/>
              <w:rPr>
                <w:sz w:val="24"/>
                <w:szCs w:val="24"/>
              </w:rPr>
            </w:pPr>
            <w:r>
              <w:rPr>
                <w:sz w:val="24"/>
                <w:szCs w:val="24"/>
              </w:rPr>
              <w:t>8</w:t>
            </w:r>
          </w:p>
        </w:tc>
        <w:tc>
          <w:tcPr>
            <w:tcW w:w="3727" w:type="dxa"/>
            <w:tcBorders>
              <w:top w:val="single" w:sz="6" w:space="0" w:color="000000"/>
              <w:left w:val="single" w:sz="6" w:space="0" w:color="000000"/>
              <w:bottom w:val="single" w:sz="6" w:space="0" w:color="000000"/>
              <w:right w:val="single" w:sz="6" w:space="0" w:color="000000"/>
            </w:tcBorders>
            <w:vAlign w:val="center"/>
          </w:tcPr>
          <w:p w14:paraId="0FFC3573" w14:textId="77777777" w:rsidR="006F0E00" w:rsidRDefault="00000000">
            <w:pPr>
              <w:spacing w:line="276" w:lineRule="auto"/>
              <w:rPr>
                <w:sz w:val="24"/>
                <w:szCs w:val="24"/>
              </w:rPr>
            </w:pPr>
            <w:r>
              <w:rPr>
                <w:sz w:val="24"/>
                <w:szCs w:val="24"/>
              </w:rPr>
              <w:t>Nguyễn Trương Thanh Nhật</w:t>
            </w:r>
          </w:p>
        </w:tc>
        <w:tc>
          <w:tcPr>
            <w:tcW w:w="2700" w:type="dxa"/>
            <w:gridSpan w:val="2"/>
            <w:tcBorders>
              <w:top w:val="single" w:sz="6" w:space="0" w:color="000000"/>
              <w:left w:val="single" w:sz="6" w:space="0" w:color="000000"/>
              <w:bottom w:val="single" w:sz="6" w:space="0" w:color="000000"/>
              <w:right w:val="single" w:sz="6" w:space="0" w:color="000000"/>
            </w:tcBorders>
            <w:vAlign w:val="center"/>
          </w:tcPr>
          <w:p w14:paraId="599B4289" w14:textId="77777777" w:rsidR="006F0E00" w:rsidRDefault="00000000">
            <w:pPr>
              <w:spacing w:line="276" w:lineRule="auto"/>
              <w:jc w:val="center"/>
              <w:rPr>
                <w:sz w:val="24"/>
                <w:szCs w:val="24"/>
              </w:rPr>
            </w:pPr>
            <w:r>
              <w:rPr>
                <w:sz w:val="24"/>
                <w:szCs w:val="24"/>
              </w:rPr>
              <w:t>Trường Đại học Quốc tế</w:t>
            </w:r>
          </w:p>
          <w:p w14:paraId="34545FBB" w14:textId="77777777" w:rsidR="006F0E00" w:rsidRDefault="00000000">
            <w:pPr>
              <w:spacing w:line="276" w:lineRule="auto"/>
              <w:jc w:val="center"/>
              <w:rPr>
                <w:sz w:val="24"/>
                <w:szCs w:val="24"/>
              </w:rPr>
            </w:pPr>
            <w:r>
              <w:rPr>
                <w:sz w:val="24"/>
                <w:szCs w:val="24"/>
              </w:rPr>
              <w:t>ĐHQG TPHCM</w:t>
            </w:r>
          </w:p>
        </w:tc>
        <w:tc>
          <w:tcPr>
            <w:tcW w:w="1228" w:type="dxa"/>
            <w:gridSpan w:val="2"/>
            <w:tcBorders>
              <w:top w:val="single" w:sz="6" w:space="0" w:color="000000"/>
              <w:left w:val="single" w:sz="6" w:space="0" w:color="000000"/>
              <w:bottom w:val="single" w:sz="6" w:space="0" w:color="000000"/>
              <w:right w:val="single" w:sz="6" w:space="0" w:color="000000"/>
            </w:tcBorders>
            <w:vAlign w:val="center"/>
          </w:tcPr>
          <w:p w14:paraId="23E95A3C" w14:textId="77777777" w:rsidR="006F0E00" w:rsidRDefault="00000000">
            <w:pPr>
              <w:spacing w:line="276" w:lineRule="auto"/>
              <w:jc w:val="center"/>
              <w:rPr>
                <w:sz w:val="24"/>
                <w:szCs w:val="24"/>
              </w:rPr>
            </w:pPr>
            <w:r>
              <w:rPr>
                <w:sz w:val="24"/>
                <w:szCs w:val="24"/>
              </w:rPr>
              <w:t>Thành viên</w:t>
            </w:r>
          </w:p>
        </w:tc>
        <w:tc>
          <w:tcPr>
            <w:tcW w:w="1651" w:type="dxa"/>
            <w:tcBorders>
              <w:top w:val="single" w:sz="6" w:space="0" w:color="000000"/>
              <w:left w:val="single" w:sz="6" w:space="0" w:color="000000"/>
              <w:bottom w:val="single" w:sz="6" w:space="0" w:color="000000"/>
              <w:right w:val="single" w:sz="6" w:space="0" w:color="000000"/>
            </w:tcBorders>
            <w:vAlign w:val="center"/>
          </w:tcPr>
          <w:p w14:paraId="4A376658" w14:textId="77777777" w:rsidR="006F0E00" w:rsidRDefault="00000000">
            <w:pPr>
              <w:spacing w:line="276" w:lineRule="auto"/>
              <w:jc w:val="center"/>
              <w:rPr>
                <w:sz w:val="24"/>
                <w:szCs w:val="24"/>
              </w:rPr>
            </w:pPr>
            <w:r>
              <w:rPr>
                <w:sz w:val="24"/>
                <w:szCs w:val="24"/>
              </w:rPr>
              <w:t>12 tháng</w:t>
            </w:r>
          </w:p>
        </w:tc>
        <w:tc>
          <w:tcPr>
            <w:tcW w:w="326" w:type="dxa"/>
          </w:tcPr>
          <w:p w14:paraId="4A5E20CD" w14:textId="77777777" w:rsidR="006F0E00" w:rsidRDefault="006F0E00"/>
        </w:tc>
      </w:tr>
      <w:tr w:rsidR="006F0E00" w14:paraId="11A61FB1" w14:textId="77777777">
        <w:trPr>
          <w:trHeight w:val="300"/>
        </w:trPr>
        <w:tc>
          <w:tcPr>
            <w:tcW w:w="567" w:type="dxa"/>
            <w:gridSpan w:val="2"/>
            <w:tcBorders>
              <w:top w:val="single" w:sz="6" w:space="0" w:color="000000"/>
              <w:left w:val="single" w:sz="6" w:space="0" w:color="000000"/>
              <w:bottom w:val="single" w:sz="6" w:space="0" w:color="000000"/>
              <w:right w:val="single" w:sz="6" w:space="0" w:color="000000"/>
            </w:tcBorders>
            <w:vAlign w:val="center"/>
          </w:tcPr>
          <w:p w14:paraId="30BBB448" w14:textId="77777777" w:rsidR="006F0E00" w:rsidRDefault="00000000">
            <w:pPr>
              <w:spacing w:line="276" w:lineRule="auto"/>
              <w:jc w:val="center"/>
              <w:rPr>
                <w:sz w:val="24"/>
                <w:szCs w:val="24"/>
              </w:rPr>
            </w:pPr>
            <w:r>
              <w:rPr>
                <w:sz w:val="24"/>
                <w:szCs w:val="24"/>
              </w:rPr>
              <w:t>9</w:t>
            </w:r>
          </w:p>
        </w:tc>
        <w:tc>
          <w:tcPr>
            <w:tcW w:w="3727" w:type="dxa"/>
            <w:tcBorders>
              <w:top w:val="single" w:sz="6" w:space="0" w:color="000000"/>
              <w:left w:val="single" w:sz="6" w:space="0" w:color="000000"/>
              <w:bottom w:val="single" w:sz="6" w:space="0" w:color="000000"/>
              <w:right w:val="single" w:sz="6" w:space="0" w:color="000000"/>
            </w:tcBorders>
            <w:vAlign w:val="center"/>
          </w:tcPr>
          <w:p w14:paraId="2C0002FA" w14:textId="77777777" w:rsidR="006F0E00" w:rsidRDefault="00000000">
            <w:pPr>
              <w:spacing w:line="276" w:lineRule="auto"/>
              <w:rPr>
                <w:sz w:val="24"/>
                <w:szCs w:val="24"/>
              </w:rPr>
            </w:pPr>
            <w:r>
              <w:rPr>
                <w:sz w:val="24"/>
                <w:szCs w:val="24"/>
              </w:rPr>
              <w:t>Vũ Nguyễn Minh Đức</w:t>
            </w:r>
          </w:p>
        </w:tc>
        <w:tc>
          <w:tcPr>
            <w:tcW w:w="2700" w:type="dxa"/>
            <w:gridSpan w:val="2"/>
            <w:tcBorders>
              <w:top w:val="single" w:sz="6" w:space="0" w:color="000000"/>
              <w:left w:val="single" w:sz="6" w:space="0" w:color="000000"/>
              <w:bottom w:val="single" w:sz="6" w:space="0" w:color="000000"/>
              <w:right w:val="single" w:sz="6" w:space="0" w:color="000000"/>
            </w:tcBorders>
            <w:vAlign w:val="center"/>
          </w:tcPr>
          <w:p w14:paraId="177EFBFA" w14:textId="77777777" w:rsidR="006F0E00" w:rsidRDefault="00000000">
            <w:pPr>
              <w:spacing w:line="276" w:lineRule="auto"/>
              <w:jc w:val="center"/>
              <w:rPr>
                <w:sz w:val="24"/>
                <w:szCs w:val="24"/>
              </w:rPr>
            </w:pPr>
            <w:r>
              <w:rPr>
                <w:sz w:val="24"/>
                <w:szCs w:val="24"/>
              </w:rPr>
              <w:t>Trường Đại học Quốc tế</w:t>
            </w:r>
          </w:p>
          <w:p w14:paraId="7D956069" w14:textId="77777777" w:rsidR="006F0E00" w:rsidRDefault="00000000">
            <w:pPr>
              <w:spacing w:line="276" w:lineRule="auto"/>
              <w:jc w:val="center"/>
              <w:rPr>
                <w:sz w:val="24"/>
                <w:szCs w:val="24"/>
              </w:rPr>
            </w:pPr>
            <w:r>
              <w:rPr>
                <w:sz w:val="24"/>
                <w:szCs w:val="24"/>
              </w:rPr>
              <w:t>ĐHQG TPHCM</w:t>
            </w:r>
          </w:p>
        </w:tc>
        <w:tc>
          <w:tcPr>
            <w:tcW w:w="1228" w:type="dxa"/>
            <w:gridSpan w:val="2"/>
            <w:tcBorders>
              <w:top w:val="single" w:sz="6" w:space="0" w:color="000000"/>
              <w:left w:val="single" w:sz="6" w:space="0" w:color="000000"/>
              <w:bottom w:val="single" w:sz="6" w:space="0" w:color="000000"/>
              <w:right w:val="single" w:sz="6" w:space="0" w:color="000000"/>
            </w:tcBorders>
            <w:vAlign w:val="center"/>
          </w:tcPr>
          <w:p w14:paraId="66A09DFE" w14:textId="77777777" w:rsidR="006F0E00" w:rsidRDefault="00000000">
            <w:pPr>
              <w:spacing w:line="276" w:lineRule="auto"/>
              <w:jc w:val="center"/>
              <w:rPr>
                <w:sz w:val="24"/>
                <w:szCs w:val="24"/>
              </w:rPr>
            </w:pPr>
            <w:r>
              <w:rPr>
                <w:sz w:val="24"/>
                <w:szCs w:val="24"/>
              </w:rPr>
              <w:t>Thành viên</w:t>
            </w:r>
          </w:p>
        </w:tc>
        <w:tc>
          <w:tcPr>
            <w:tcW w:w="1651" w:type="dxa"/>
            <w:tcBorders>
              <w:top w:val="single" w:sz="6" w:space="0" w:color="000000"/>
              <w:left w:val="single" w:sz="6" w:space="0" w:color="000000"/>
              <w:bottom w:val="single" w:sz="6" w:space="0" w:color="000000"/>
              <w:right w:val="single" w:sz="6" w:space="0" w:color="000000"/>
            </w:tcBorders>
            <w:vAlign w:val="center"/>
          </w:tcPr>
          <w:p w14:paraId="3ADA113C" w14:textId="77777777" w:rsidR="006F0E00" w:rsidRDefault="00000000">
            <w:pPr>
              <w:spacing w:line="276" w:lineRule="auto"/>
              <w:jc w:val="center"/>
              <w:rPr>
                <w:sz w:val="24"/>
                <w:szCs w:val="24"/>
              </w:rPr>
            </w:pPr>
            <w:r>
              <w:rPr>
                <w:sz w:val="24"/>
                <w:szCs w:val="24"/>
              </w:rPr>
              <w:t>12 tháng</w:t>
            </w:r>
          </w:p>
        </w:tc>
        <w:tc>
          <w:tcPr>
            <w:tcW w:w="326" w:type="dxa"/>
          </w:tcPr>
          <w:p w14:paraId="5AD3FD37" w14:textId="77777777" w:rsidR="006F0E00" w:rsidRDefault="006F0E00"/>
        </w:tc>
      </w:tr>
      <w:tr w:rsidR="006F0E00" w14:paraId="04A66435" w14:textId="77777777">
        <w:tc>
          <w:tcPr>
            <w:tcW w:w="567" w:type="dxa"/>
            <w:gridSpan w:val="2"/>
            <w:tcBorders>
              <w:top w:val="single" w:sz="6" w:space="0" w:color="000000"/>
              <w:left w:val="single" w:sz="6" w:space="0" w:color="000000"/>
              <w:bottom w:val="single" w:sz="6" w:space="0" w:color="000000"/>
              <w:right w:val="single" w:sz="6" w:space="0" w:color="000000"/>
            </w:tcBorders>
            <w:vAlign w:val="center"/>
          </w:tcPr>
          <w:p w14:paraId="2D1A94AE" w14:textId="77777777" w:rsidR="006F0E00" w:rsidRDefault="00000000">
            <w:pPr>
              <w:spacing w:before="60" w:after="60" w:line="276" w:lineRule="auto"/>
              <w:jc w:val="center"/>
              <w:rPr>
                <w:sz w:val="24"/>
                <w:szCs w:val="24"/>
              </w:rPr>
            </w:pPr>
            <w:r>
              <w:rPr>
                <w:sz w:val="24"/>
                <w:szCs w:val="24"/>
              </w:rPr>
              <w:t>10</w:t>
            </w:r>
          </w:p>
        </w:tc>
        <w:tc>
          <w:tcPr>
            <w:tcW w:w="3727" w:type="dxa"/>
            <w:tcBorders>
              <w:top w:val="single" w:sz="6" w:space="0" w:color="000000"/>
              <w:left w:val="single" w:sz="6" w:space="0" w:color="000000"/>
              <w:bottom w:val="single" w:sz="6" w:space="0" w:color="000000"/>
              <w:right w:val="single" w:sz="6" w:space="0" w:color="000000"/>
            </w:tcBorders>
            <w:vAlign w:val="center"/>
          </w:tcPr>
          <w:p w14:paraId="6FC6A6B5" w14:textId="77777777" w:rsidR="006F0E00" w:rsidRDefault="00000000">
            <w:pPr>
              <w:spacing w:before="60" w:after="60" w:line="276" w:lineRule="auto"/>
              <w:rPr>
                <w:sz w:val="24"/>
                <w:szCs w:val="24"/>
              </w:rPr>
            </w:pPr>
            <w:r>
              <w:rPr>
                <w:sz w:val="24"/>
                <w:szCs w:val="24"/>
              </w:rPr>
              <w:t>Phan Ngọc Minh Thư</w:t>
            </w:r>
          </w:p>
        </w:tc>
        <w:tc>
          <w:tcPr>
            <w:tcW w:w="2700" w:type="dxa"/>
            <w:gridSpan w:val="2"/>
            <w:tcBorders>
              <w:top w:val="single" w:sz="6" w:space="0" w:color="000000"/>
              <w:left w:val="single" w:sz="6" w:space="0" w:color="000000"/>
              <w:bottom w:val="single" w:sz="6" w:space="0" w:color="000000"/>
              <w:right w:val="single" w:sz="6" w:space="0" w:color="000000"/>
            </w:tcBorders>
            <w:vAlign w:val="center"/>
          </w:tcPr>
          <w:p w14:paraId="32F6633E" w14:textId="77777777" w:rsidR="006F0E00" w:rsidRDefault="00000000">
            <w:pPr>
              <w:spacing w:before="60" w:after="60" w:line="276" w:lineRule="auto"/>
              <w:jc w:val="center"/>
              <w:rPr>
                <w:sz w:val="24"/>
                <w:szCs w:val="24"/>
              </w:rPr>
            </w:pPr>
            <w:r>
              <w:rPr>
                <w:sz w:val="24"/>
                <w:szCs w:val="24"/>
              </w:rPr>
              <w:t>Trường Đại học Quốc tế</w:t>
            </w:r>
          </w:p>
          <w:p w14:paraId="314A142C" w14:textId="77777777" w:rsidR="006F0E00" w:rsidRDefault="00000000">
            <w:pPr>
              <w:spacing w:line="276" w:lineRule="auto"/>
              <w:jc w:val="center"/>
              <w:rPr>
                <w:sz w:val="24"/>
                <w:szCs w:val="24"/>
              </w:rPr>
            </w:pPr>
            <w:r>
              <w:rPr>
                <w:sz w:val="24"/>
                <w:szCs w:val="24"/>
              </w:rPr>
              <w:t>ĐHQG TPHCM</w:t>
            </w:r>
          </w:p>
        </w:tc>
        <w:tc>
          <w:tcPr>
            <w:tcW w:w="1228" w:type="dxa"/>
            <w:gridSpan w:val="2"/>
            <w:tcBorders>
              <w:top w:val="single" w:sz="6" w:space="0" w:color="000000"/>
              <w:left w:val="single" w:sz="6" w:space="0" w:color="000000"/>
              <w:bottom w:val="single" w:sz="6" w:space="0" w:color="000000"/>
              <w:right w:val="single" w:sz="6" w:space="0" w:color="000000"/>
            </w:tcBorders>
            <w:vAlign w:val="center"/>
          </w:tcPr>
          <w:p w14:paraId="01F49CE0" w14:textId="77777777" w:rsidR="006F0E00" w:rsidRDefault="00000000">
            <w:pPr>
              <w:spacing w:before="60" w:after="60" w:line="276" w:lineRule="auto"/>
              <w:jc w:val="center"/>
              <w:rPr>
                <w:sz w:val="24"/>
                <w:szCs w:val="24"/>
              </w:rPr>
            </w:pPr>
            <w:r>
              <w:rPr>
                <w:sz w:val="24"/>
                <w:szCs w:val="24"/>
              </w:rPr>
              <w:t>Thành viên</w:t>
            </w:r>
          </w:p>
        </w:tc>
        <w:tc>
          <w:tcPr>
            <w:tcW w:w="1651" w:type="dxa"/>
            <w:tcBorders>
              <w:top w:val="single" w:sz="6" w:space="0" w:color="000000"/>
              <w:left w:val="single" w:sz="6" w:space="0" w:color="000000"/>
              <w:bottom w:val="single" w:sz="6" w:space="0" w:color="000000"/>
              <w:right w:val="single" w:sz="6" w:space="0" w:color="000000"/>
            </w:tcBorders>
            <w:vAlign w:val="center"/>
          </w:tcPr>
          <w:p w14:paraId="2032FC64" w14:textId="77777777" w:rsidR="006F0E00" w:rsidRDefault="00000000">
            <w:pPr>
              <w:jc w:val="center"/>
              <w:rPr>
                <w:sz w:val="24"/>
                <w:szCs w:val="24"/>
              </w:rPr>
            </w:pPr>
            <w:r>
              <w:rPr>
                <w:sz w:val="24"/>
                <w:szCs w:val="24"/>
              </w:rPr>
              <w:t>12 tháng</w:t>
            </w:r>
          </w:p>
        </w:tc>
        <w:tc>
          <w:tcPr>
            <w:tcW w:w="326" w:type="dxa"/>
          </w:tcPr>
          <w:p w14:paraId="5F0958F4" w14:textId="77777777" w:rsidR="006F0E00" w:rsidRDefault="006F0E00"/>
        </w:tc>
      </w:tr>
      <w:tr w:rsidR="006F0E00" w14:paraId="42E2BFBA" w14:textId="77777777">
        <w:tc>
          <w:tcPr>
            <w:tcW w:w="567" w:type="dxa"/>
            <w:gridSpan w:val="2"/>
            <w:tcBorders>
              <w:top w:val="single" w:sz="6" w:space="0" w:color="000000"/>
              <w:left w:val="single" w:sz="6" w:space="0" w:color="000000"/>
              <w:bottom w:val="single" w:sz="6" w:space="0" w:color="000000"/>
              <w:right w:val="single" w:sz="6" w:space="0" w:color="000000"/>
            </w:tcBorders>
            <w:vAlign w:val="center"/>
          </w:tcPr>
          <w:p w14:paraId="7E5EF761" w14:textId="77777777" w:rsidR="006F0E00" w:rsidRDefault="00000000">
            <w:pPr>
              <w:spacing w:before="60" w:after="60" w:line="276" w:lineRule="auto"/>
              <w:jc w:val="center"/>
              <w:rPr>
                <w:sz w:val="24"/>
                <w:szCs w:val="24"/>
              </w:rPr>
            </w:pPr>
            <w:r>
              <w:rPr>
                <w:sz w:val="24"/>
                <w:szCs w:val="24"/>
              </w:rPr>
              <w:t>11</w:t>
            </w:r>
          </w:p>
        </w:tc>
        <w:tc>
          <w:tcPr>
            <w:tcW w:w="3727" w:type="dxa"/>
            <w:tcBorders>
              <w:top w:val="single" w:sz="6" w:space="0" w:color="000000"/>
              <w:left w:val="single" w:sz="6" w:space="0" w:color="000000"/>
              <w:bottom w:val="single" w:sz="6" w:space="0" w:color="000000"/>
              <w:right w:val="single" w:sz="6" w:space="0" w:color="000000"/>
            </w:tcBorders>
            <w:vAlign w:val="center"/>
          </w:tcPr>
          <w:p w14:paraId="1C4531F0" w14:textId="77777777" w:rsidR="006F0E00" w:rsidRDefault="00000000">
            <w:pPr>
              <w:spacing w:before="60" w:after="60" w:line="276" w:lineRule="auto"/>
              <w:rPr>
                <w:sz w:val="24"/>
                <w:szCs w:val="24"/>
              </w:rPr>
            </w:pPr>
            <w:r>
              <w:rPr>
                <w:sz w:val="24"/>
                <w:szCs w:val="24"/>
              </w:rPr>
              <w:t>Đỗ Nguyễn Ánh Nhân</w:t>
            </w:r>
          </w:p>
        </w:tc>
        <w:tc>
          <w:tcPr>
            <w:tcW w:w="2700" w:type="dxa"/>
            <w:gridSpan w:val="2"/>
            <w:tcBorders>
              <w:top w:val="single" w:sz="6" w:space="0" w:color="000000"/>
              <w:left w:val="single" w:sz="6" w:space="0" w:color="000000"/>
              <w:bottom w:val="single" w:sz="6" w:space="0" w:color="000000"/>
              <w:right w:val="single" w:sz="6" w:space="0" w:color="000000"/>
            </w:tcBorders>
            <w:vAlign w:val="center"/>
          </w:tcPr>
          <w:p w14:paraId="259974AB" w14:textId="77777777" w:rsidR="006F0E00" w:rsidRDefault="00000000">
            <w:pPr>
              <w:spacing w:before="60" w:after="60" w:line="276" w:lineRule="auto"/>
              <w:jc w:val="center"/>
              <w:rPr>
                <w:sz w:val="24"/>
                <w:szCs w:val="24"/>
              </w:rPr>
            </w:pPr>
            <w:r>
              <w:rPr>
                <w:sz w:val="24"/>
                <w:szCs w:val="24"/>
              </w:rPr>
              <w:t>Trường Đại học Quốc tế</w:t>
            </w:r>
          </w:p>
          <w:p w14:paraId="0B1D8B9B" w14:textId="77777777" w:rsidR="006F0E00" w:rsidRDefault="00000000">
            <w:pPr>
              <w:spacing w:before="60" w:after="60" w:line="276" w:lineRule="auto"/>
              <w:jc w:val="center"/>
              <w:rPr>
                <w:sz w:val="24"/>
                <w:szCs w:val="24"/>
              </w:rPr>
            </w:pPr>
            <w:r>
              <w:rPr>
                <w:sz w:val="24"/>
                <w:szCs w:val="24"/>
              </w:rPr>
              <w:t>ĐHQG TPHCM</w:t>
            </w:r>
          </w:p>
        </w:tc>
        <w:tc>
          <w:tcPr>
            <w:tcW w:w="1228" w:type="dxa"/>
            <w:gridSpan w:val="2"/>
            <w:tcBorders>
              <w:top w:val="single" w:sz="6" w:space="0" w:color="000000"/>
              <w:left w:val="single" w:sz="6" w:space="0" w:color="000000"/>
              <w:bottom w:val="single" w:sz="6" w:space="0" w:color="000000"/>
              <w:right w:val="single" w:sz="6" w:space="0" w:color="000000"/>
            </w:tcBorders>
            <w:vAlign w:val="center"/>
          </w:tcPr>
          <w:p w14:paraId="078177BA" w14:textId="77777777" w:rsidR="006F0E00" w:rsidRDefault="00000000">
            <w:pPr>
              <w:spacing w:before="60" w:after="60" w:line="276" w:lineRule="auto"/>
              <w:jc w:val="center"/>
              <w:rPr>
                <w:sz w:val="24"/>
                <w:szCs w:val="24"/>
              </w:rPr>
            </w:pPr>
            <w:r>
              <w:rPr>
                <w:sz w:val="24"/>
                <w:szCs w:val="24"/>
              </w:rPr>
              <w:t>Thành viên</w:t>
            </w:r>
          </w:p>
        </w:tc>
        <w:tc>
          <w:tcPr>
            <w:tcW w:w="1977" w:type="dxa"/>
            <w:gridSpan w:val="2"/>
            <w:tcBorders>
              <w:top w:val="single" w:sz="6" w:space="0" w:color="000000"/>
              <w:left w:val="single" w:sz="6" w:space="0" w:color="000000"/>
              <w:bottom w:val="single" w:sz="6" w:space="0" w:color="000000"/>
              <w:right w:val="single" w:sz="6" w:space="0" w:color="000000"/>
            </w:tcBorders>
            <w:vAlign w:val="center"/>
          </w:tcPr>
          <w:p w14:paraId="0CDAD9D0" w14:textId="77777777" w:rsidR="006F0E00" w:rsidRDefault="00000000">
            <w:pPr>
              <w:jc w:val="center"/>
              <w:rPr>
                <w:sz w:val="24"/>
                <w:szCs w:val="24"/>
              </w:rPr>
            </w:pPr>
            <w:r>
              <w:rPr>
                <w:sz w:val="24"/>
                <w:szCs w:val="24"/>
              </w:rPr>
              <w:t>12 tháng</w:t>
            </w:r>
          </w:p>
        </w:tc>
      </w:tr>
    </w:tbl>
    <w:p w14:paraId="0FE22122" w14:textId="77777777" w:rsidR="006F0E00" w:rsidRDefault="006F0E00"/>
    <w:p w14:paraId="711DD1AB" w14:textId="77777777" w:rsidR="006F0E00" w:rsidRDefault="006F0E00"/>
    <w:p w14:paraId="20016F6E" w14:textId="77777777" w:rsidR="006F0E00" w:rsidRDefault="00000000">
      <w:pPr>
        <w:spacing w:line="276" w:lineRule="auto"/>
        <w:rPr>
          <w:sz w:val="24"/>
          <w:szCs w:val="24"/>
        </w:rPr>
      </w:pPr>
      <w:r>
        <w:rPr>
          <w:sz w:val="24"/>
          <w:szCs w:val="24"/>
        </w:rPr>
        <w:t>_____________________</w:t>
      </w:r>
    </w:p>
    <w:p w14:paraId="721C8E6C" w14:textId="77777777" w:rsidR="006F0E00" w:rsidRDefault="00000000">
      <w:pPr>
        <w:spacing w:line="276" w:lineRule="auto"/>
        <w:rPr>
          <w:sz w:val="24"/>
          <w:szCs w:val="24"/>
        </w:rPr>
      </w:pPr>
      <w:r>
        <w:rPr>
          <w:sz w:val="24"/>
          <w:szCs w:val="24"/>
          <w:vertAlign w:val="superscript"/>
        </w:rPr>
        <w:t>2</w:t>
      </w:r>
      <w:r>
        <w:rPr>
          <w:sz w:val="24"/>
          <w:szCs w:val="24"/>
        </w:rPr>
        <w:t xml:space="preserve"> Một (01) tháng quy đổi là tháng làm việc gồm 22 ngày, mỗi ngày làm việc gồm 8 tiếng.</w:t>
      </w:r>
    </w:p>
    <w:p w14:paraId="4C90BFAB" w14:textId="77777777" w:rsidR="006F0E00" w:rsidRDefault="006F0E00">
      <w:pPr>
        <w:spacing w:line="276" w:lineRule="auto"/>
        <w:rPr>
          <w:sz w:val="24"/>
          <w:szCs w:val="24"/>
        </w:rPr>
      </w:pPr>
    </w:p>
    <w:p w14:paraId="6815D577" w14:textId="77777777" w:rsidR="006F0E00" w:rsidRDefault="00000000">
      <w:pPr>
        <w:pStyle w:val="Heading1"/>
        <w:spacing w:before="240" w:after="240" w:line="276" w:lineRule="auto"/>
        <w:ind w:right="0"/>
        <w:rPr>
          <w:color w:val="000000"/>
          <w:sz w:val="24"/>
          <w:szCs w:val="24"/>
        </w:rPr>
      </w:pPr>
      <w:r>
        <w:rPr>
          <w:color w:val="000000"/>
          <w:sz w:val="24"/>
          <w:szCs w:val="24"/>
        </w:rPr>
        <w:t>II. MỤC TIÊU, NỘI DUNG KH&amp;CN VÀ PHƯƠNG ÁN TỔ CHỨC THỰC HIỆN ĐỀ TÀI</w:t>
      </w:r>
    </w:p>
    <w:p w14:paraId="28AB27F9" w14:textId="77777777" w:rsidR="006F0E00" w:rsidRDefault="00000000">
      <w:pPr>
        <w:widowControl w:val="0"/>
        <w:spacing w:before="60" w:after="60" w:line="276" w:lineRule="auto"/>
        <w:ind w:left="-108" w:right="-150"/>
        <w:rPr>
          <w:b/>
          <w:sz w:val="24"/>
          <w:szCs w:val="24"/>
        </w:rPr>
      </w:pPr>
      <w:r>
        <w:rPr>
          <w:b/>
          <w:sz w:val="24"/>
          <w:szCs w:val="24"/>
        </w:rPr>
        <w:t xml:space="preserve">  12</w:t>
      </w:r>
    </w:p>
    <w:p w14:paraId="49294AF5" w14:textId="77777777" w:rsidR="006F0E00" w:rsidRDefault="00000000">
      <w:pPr>
        <w:widowControl w:val="0"/>
        <w:spacing w:before="60" w:after="60" w:line="276" w:lineRule="auto"/>
        <w:rPr>
          <w:i/>
          <w:sz w:val="24"/>
          <w:szCs w:val="24"/>
        </w:rPr>
      </w:pPr>
      <w:r>
        <w:rPr>
          <w:b/>
          <w:sz w:val="24"/>
          <w:szCs w:val="24"/>
        </w:rPr>
        <w:t xml:space="preserve">Mục tiêu của đề tài </w:t>
      </w:r>
      <w:r>
        <w:rPr>
          <w:sz w:val="24"/>
          <w:szCs w:val="24"/>
        </w:rPr>
        <w:t>(</w:t>
      </w:r>
      <w:r>
        <w:rPr>
          <w:i/>
          <w:sz w:val="24"/>
          <w:szCs w:val="24"/>
        </w:rPr>
        <w:t>Bám sát và cụ thể hoá định hướng mục tiêu theo đặt hàng- nếu có)</w:t>
      </w:r>
    </w:p>
    <w:p w14:paraId="502D6821" w14:textId="77777777" w:rsidR="006F0E00" w:rsidRDefault="006F0E00">
      <w:pPr>
        <w:spacing w:line="276" w:lineRule="auto"/>
        <w:jc w:val="both"/>
        <w:rPr>
          <w:sz w:val="12"/>
          <w:szCs w:val="12"/>
        </w:rPr>
      </w:pPr>
    </w:p>
    <w:p w14:paraId="79008CA2" w14:textId="77777777" w:rsidR="006F0E00" w:rsidRDefault="00000000">
      <w:pPr>
        <w:spacing w:line="276" w:lineRule="auto"/>
        <w:jc w:val="both"/>
      </w:pPr>
      <w:r>
        <w:t xml:space="preserve">Nhận thấy được phát triển đáng kể của trí tuệ nhân tạo trong lĩnh vực khoa học sức khỏe và tiềm năng việc sử dụng giọng nói dùng để chẩn đoán các bệnh liên quan đến thoái hóa ngôn ngữ ở Việt Nam, nhóm nghiên cứu quyết định sẽ xây dựng dự án theo hai hướng như sau: (1) tập trung vào việc dùng các đặc điểm của giọng nói trong lĩnh vực ngôn ngữ học và âm thanh học để xác định những dấu hiệu của bệnh Alzheimer. Bên cạnh việc tập trung vào nghiên cứu sự khác biệt trong giọng nói, chúng tôi sẽ xây dựng các mô hình trí tuệ nhân tạo đa phương thức và phát triển các mô hình trí tuệ nhân tạo trong việc nhận diện giọng nói dùng để nâng cao chất lượng mô hình phân loại; (2) tập trung xây dựng ứng dụng chẩn đoán từ xa thông qua giọng nói dành cho bệnh nhận ở Việt Nam bao gồm thông tin nhân khẩu học, giọng nói thông qua các bài can thiệp nhận thức và điểm số nhận thức. </w:t>
      </w:r>
    </w:p>
    <w:p w14:paraId="25200A1B" w14:textId="77777777" w:rsidR="006F0E00" w:rsidRDefault="00000000">
      <w:pPr>
        <w:spacing w:line="276" w:lineRule="auto"/>
        <w:jc w:val="both"/>
      </w:pPr>
      <w:r>
        <w:lastRenderedPageBreak/>
        <w:t>Ứng dụng rèn luyện nhận thức và mô hình dự đoán hiệu quả can thiệp này hướng đến việc chuyển giao công nghệ cho các bệnh viện, sở y tế để giúp các bác sĩ tiết kiệm thời gian và có thêm nhiều lựa chọn can thiệp cho bệnh nhân.</w:t>
      </w:r>
    </w:p>
    <w:p w14:paraId="59306CF9" w14:textId="77777777" w:rsidR="006F0E00" w:rsidRDefault="006F0E00">
      <w:pPr>
        <w:spacing w:line="276" w:lineRule="auto"/>
        <w:jc w:val="both"/>
      </w:pPr>
    </w:p>
    <w:p w14:paraId="31D16B05" w14:textId="77777777" w:rsidR="006F0E00" w:rsidRDefault="00000000">
      <w:pPr>
        <w:spacing w:line="276" w:lineRule="auto"/>
        <w:jc w:val="both"/>
      </w:pPr>
      <w:r>
        <w:t xml:space="preserve">Đề tài nghiên cứu nhắm đến ba mục tiêu chính sau: </w:t>
      </w:r>
    </w:p>
    <w:p w14:paraId="4A035B22" w14:textId="77777777" w:rsidR="006F0E00" w:rsidRDefault="00000000">
      <w:pPr>
        <w:numPr>
          <w:ilvl w:val="0"/>
          <w:numId w:val="2"/>
        </w:numPr>
        <w:pBdr>
          <w:top w:val="nil"/>
          <w:left w:val="nil"/>
          <w:bottom w:val="nil"/>
          <w:right w:val="nil"/>
          <w:between w:val="nil"/>
        </w:pBdr>
        <w:spacing w:line="276" w:lineRule="auto"/>
        <w:jc w:val="both"/>
        <w:rPr>
          <w:color w:val="000000"/>
        </w:rPr>
      </w:pPr>
      <w:r>
        <w:rPr>
          <w:color w:val="000000"/>
        </w:rPr>
        <w:t>Phát triển bộ công cụ thu thập và đánh giá lĩnh vực ngôn ngữ (bao gồm giọng nói và tốc độ)</w:t>
      </w:r>
    </w:p>
    <w:p w14:paraId="7DCC09A7" w14:textId="77777777" w:rsidR="006F0E00" w:rsidRDefault="00000000">
      <w:pPr>
        <w:numPr>
          <w:ilvl w:val="0"/>
          <w:numId w:val="2"/>
        </w:numPr>
        <w:pBdr>
          <w:top w:val="nil"/>
          <w:left w:val="nil"/>
          <w:bottom w:val="nil"/>
          <w:right w:val="nil"/>
          <w:between w:val="nil"/>
        </w:pBdr>
        <w:tabs>
          <w:tab w:val="left" w:pos="851"/>
          <w:tab w:val="left" w:pos="3226"/>
        </w:tabs>
        <w:spacing w:line="288" w:lineRule="auto"/>
        <w:jc w:val="both"/>
        <w:rPr>
          <w:color w:val="000000"/>
        </w:rPr>
      </w:pPr>
      <w:r>
        <w:rPr>
          <w:color w:val="000000"/>
        </w:rPr>
        <w:t>Đánh giá suy giảm ngôn ngữ ở người lớn tuổi  Suy giảm nhận thức nhẹ và bệnh Alzheimer</w:t>
      </w:r>
    </w:p>
    <w:p w14:paraId="179B57DD" w14:textId="77777777" w:rsidR="006F0E00" w:rsidRDefault="00000000">
      <w:pPr>
        <w:numPr>
          <w:ilvl w:val="0"/>
          <w:numId w:val="2"/>
        </w:numPr>
        <w:pBdr>
          <w:top w:val="nil"/>
          <w:left w:val="nil"/>
          <w:bottom w:val="nil"/>
          <w:right w:val="nil"/>
          <w:between w:val="nil"/>
        </w:pBdr>
        <w:tabs>
          <w:tab w:val="left" w:pos="851"/>
          <w:tab w:val="left" w:pos="3226"/>
        </w:tabs>
        <w:spacing w:line="288" w:lineRule="auto"/>
        <w:jc w:val="both"/>
        <w:rPr>
          <w:color w:val="000000"/>
        </w:rPr>
      </w:pPr>
      <w:r>
        <w:rPr>
          <w:color w:val="000000"/>
        </w:rPr>
        <w:t>Xây dựng ứng dụng Voice AI dùng để chẩn đoán sớm và từ xa giành cho người lớn tuổi có suy giảm nhận thức</w:t>
      </w:r>
    </w:p>
    <w:sdt>
      <w:sdtPr>
        <w:tag w:val="goog_rdk_1"/>
        <w:id w:val="1805911754"/>
        <w:showingPlcHdr/>
      </w:sdtPr>
      <w:sdtContent>
        <w:p w14:paraId="3D866711" w14:textId="48D7987E" w:rsidR="006F0E00" w:rsidRPr="007F1F4D" w:rsidRDefault="007F1F4D" w:rsidP="007F1F4D">
          <w:pPr>
            <w:pBdr>
              <w:top w:val="nil"/>
              <w:left w:val="nil"/>
              <w:bottom w:val="nil"/>
              <w:right w:val="nil"/>
              <w:between w:val="nil"/>
            </w:pBdr>
            <w:spacing w:line="276" w:lineRule="auto"/>
            <w:ind w:left="720"/>
            <w:jc w:val="both"/>
            <w:rPr>
              <w:rFonts w:ascii="Calibri" w:eastAsia="Calibri" w:hAnsi="Calibri" w:cs="Calibri"/>
              <w:color w:val="000000"/>
              <w:sz w:val="22"/>
              <w:szCs w:val="22"/>
            </w:rPr>
          </w:pPr>
          <w:r>
            <w:t xml:space="preserve">     </w:t>
          </w:r>
        </w:p>
      </w:sdtContent>
    </w:sdt>
    <w:p w14:paraId="682CD057" w14:textId="77777777" w:rsidR="006F0E00" w:rsidRDefault="006F0E00">
      <w:pPr>
        <w:pBdr>
          <w:top w:val="nil"/>
          <w:left w:val="nil"/>
          <w:bottom w:val="nil"/>
          <w:right w:val="nil"/>
          <w:between w:val="nil"/>
        </w:pBdr>
        <w:tabs>
          <w:tab w:val="left" w:pos="2611"/>
        </w:tabs>
        <w:spacing w:after="200" w:line="276" w:lineRule="auto"/>
        <w:ind w:left="720"/>
        <w:jc w:val="both"/>
        <w:rPr>
          <w:color w:val="000000"/>
        </w:rPr>
      </w:pPr>
    </w:p>
    <w:p w14:paraId="1A41794B" w14:textId="77777777" w:rsidR="006F0E00" w:rsidRDefault="00000000">
      <w:pPr>
        <w:widowControl w:val="0"/>
        <w:spacing w:before="60" w:after="60" w:line="276" w:lineRule="auto"/>
        <w:ind w:right="-144"/>
        <w:rPr>
          <w:b/>
          <w:sz w:val="24"/>
          <w:szCs w:val="24"/>
        </w:rPr>
      </w:pPr>
      <w:r>
        <w:rPr>
          <w:b/>
          <w:sz w:val="24"/>
          <w:szCs w:val="24"/>
        </w:rPr>
        <w:t>13</w:t>
      </w:r>
    </w:p>
    <w:p w14:paraId="5CD6E3FF" w14:textId="77777777" w:rsidR="006F0E00" w:rsidRDefault="00000000">
      <w:pPr>
        <w:tabs>
          <w:tab w:val="left" w:pos="720"/>
          <w:tab w:val="left" w:pos="3780"/>
          <w:tab w:val="left" w:pos="6660"/>
        </w:tabs>
        <w:spacing w:before="60" w:after="60" w:line="276" w:lineRule="auto"/>
        <w:rPr>
          <w:b/>
          <w:sz w:val="24"/>
          <w:szCs w:val="24"/>
        </w:rPr>
      </w:pPr>
      <w:r>
        <w:rPr>
          <w:b/>
          <w:sz w:val="24"/>
          <w:szCs w:val="24"/>
        </w:rPr>
        <w:t xml:space="preserve">Tình trạng đề tài        </w:t>
      </w:r>
    </w:p>
    <w:p w14:paraId="3AF59EDB" w14:textId="77777777" w:rsidR="006F0E00" w:rsidRDefault="00000000">
      <w:pPr>
        <w:widowControl w:val="0"/>
        <w:spacing w:before="60" w:after="60" w:line="276" w:lineRule="auto"/>
        <w:rPr>
          <w:sz w:val="24"/>
          <w:szCs w:val="24"/>
        </w:rPr>
      </w:pPr>
      <w:r>
        <w:rPr>
          <w:b/>
          <w:i/>
          <w:sz w:val="24"/>
          <w:szCs w:val="24"/>
        </w:rPr>
        <w:t xml:space="preserve"> </w:t>
      </w:r>
      <w:r>
        <w:rPr>
          <w:b/>
          <w:i/>
          <w:sz w:val="24"/>
          <w:szCs w:val="24"/>
        </w:rPr>
        <w:tab/>
        <w:t>☒</w:t>
      </w:r>
      <w:bookmarkStart w:id="12" w:name="bookmark=id.hs79mm75z7nx" w:colFirst="0" w:colLast="0"/>
      <w:bookmarkEnd w:id="12"/>
      <w:r>
        <w:rPr>
          <w:sz w:val="24"/>
          <w:szCs w:val="24"/>
        </w:rPr>
        <w:t xml:space="preserve"> Mới</w:t>
      </w:r>
      <w:r>
        <w:rPr>
          <w:sz w:val="24"/>
          <w:szCs w:val="24"/>
        </w:rPr>
        <w:tab/>
        <w:t>☐</w:t>
      </w:r>
      <w:bookmarkStart w:id="13" w:name="bookmark=id.zd585ybhfh6" w:colFirst="0" w:colLast="0"/>
      <w:bookmarkEnd w:id="13"/>
      <w:r>
        <w:rPr>
          <w:sz w:val="24"/>
          <w:szCs w:val="24"/>
        </w:rPr>
        <w:t xml:space="preserve"> Kế tiếp hướng nghiên cứu của chính nhóm tác giả</w:t>
      </w:r>
    </w:p>
    <w:p w14:paraId="7BDBFCA4" w14:textId="77777777" w:rsidR="006F0E00" w:rsidRDefault="00000000">
      <w:pPr>
        <w:widowControl w:val="0"/>
        <w:spacing w:before="60" w:after="60" w:line="276" w:lineRule="auto"/>
        <w:rPr>
          <w:b/>
          <w:sz w:val="24"/>
          <w:szCs w:val="24"/>
        </w:rPr>
      </w:pPr>
      <w:r>
        <w:rPr>
          <w:b/>
          <w:sz w:val="24"/>
          <w:szCs w:val="24"/>
        </w:rPr>
        <w:t xml:space="preserve">                                    ☐</w:t>
      </w:r>
      <w:bookmarkStart w:id="14" w:name="bookmark=id.upea2tdvfpph" w:colFirst="0" w:colLast="0"/>
      <w:bookmarkEnd w:id="14"/>
      <w:r>
        <w:rPr>
          <w:sz w:val="24"/>
          <w:szCs w:val="24"/>
        </w:rPr>
        <w:t xml:space="preserve"> Kế tiếp nghiên cứu của người khác</w:t>
      </w:r>
    </w:p>
    <w:p w14:paraId="41780B8D" w14:textId="77777777" w:rsidR="006F0E00" w:rsidRDefault="006F0E00">
      <w:pPr>
        <w:widowControl w:val="0"/>
        <w:spacing w:before="60" w:after="60" w:line="276" w:lineRule="auto"/>
        <w:rPr>
          <w:b/>
          <w:sz w:val="24"/>
          <w:szCs w:val="24"/>
        </w:rPr>
      </w:pPr>
    </w:p>
    <w:p w14:paraId="355FF052" w14:textId="77777777" w:rsidR="006F0E00" w:rsidRDefault="006F0E00">
      <w:pPr>
        <w:tabs>
          <w:tab w:val="left" w:pos="720"/>
          <w:tab w:val="left" w:pos="3780"/>
          <w:tab w:val="left" w:pos="6660"/>
        </w:tabs>
        <w:spacing w:before="60" w:after="60" w:line="276" w:lineRule="auto"/>
        <w:rPr>
          <w:b/>
          <w:sz w:val="24"/>
          <w:szCs w:val="24"/>
        </w:rPr>
      </w:pPr>
    </w:p>
    <w:p w14:paraId="3C935A4C" w14:textId="77777777" w:rsidR="006F0E00" w:rsidRDefault="00000000">
      <w:pPr>
        <w:widowControl w:val="0"/>
        <w:spacing w:before="60" w:after="60" w:line="276" w:lineRule="auto"/>
        <w:ind w:right="-150"/>
        <w:rPr>
          <w:b/>
          <w:sz w:val="24"/>
          <w:szCs w:val="24"/>
        </w:rPr>
      </w:pPr>
      <w:r>
        <w:rPr>
          <w:b/>
          <w:sz w:val="24"/>
          <w:szCs w:val="24"/>
        </w:rPr>
        <w:t>14</w:t>
      </w:r>
    </w:p>
    <w:p w14:paraId="7BFBEDA6" w14:textId="77777777" w:rsidR="006F0E00" w:rsidRDefault="00000000">
      <w:pPr>
        <w:widowControl w:val="0"/>
        <w:spacing w:before="60" w:after="60" w:line="276" w:lineRule="auto"/>
        <w:rPr>
          <w:b/>
          <w:sz w:val="24"/>
          <w:szCs w:val="24"/>
        </w:rPr>
      </w:pPr>
      <w:r>
        <w:rPr>
          <w:b/>
          <w:sz w:val="24"/>
          <w:szCs w:val="24"/>
        </w:rPr>
        <w:t>Tổng quan tình hình nghiên cứu, luận giải về mục tiêu và những nội dung nghiên cứu của đề tài</w:t>
      </w:r>
    </w:p>
    <w:p w14:paraId="0AD8E38E" w14:textId="77777777" w:rsidR="006F0E00" w:rsidRDefault="00000000">
      <w:pPr>
        <w:pBdr>
          <w:top w:val="nil"/>
          <w:left w:val="nil"/>
          <w:bottom w:val="nil"/>
          <w:right w:val="nil"/>
          <w:between w:val="nil"/>
        </w:pBdr>
        <w:spacing w:line="276" w:lineRule="auto"/>
        <w:jc w:val="both"/>
        <w:rPr>
          <w:b/>
          <w:color w:val="000000"/>
          <w:sz w:val="24"/>
          <w:szCs w:val="24"/>
        </w:rPr>
      </w:pPr>
      <w:r>
        <w:rPr>
          <w:b/>
          <w:color w:val="000000"/>
          <w:sz w:val="24"/>
          <w:szCs w:val="24"/>
        </w:rPr>
        <w:t xml:space="preserve">          14.1.  Đánh giá tổng quan tình hình nghiên cứu thuộc lĩnh vực của đề tài </w:t>
      </w:r>
    </w:p>
    <w:p w14:paraId="3D9E87F1" w14:textId="77777777" w:rsidR="006F0E00" w:rsidRDefault="006F0E00">
      <w:pPr>
        <w:pBdr>
          <w:top w:val="nil"/>
          <w:left w:val="nil"/>
          <w:bottom w:val="nil"/>
          <w:right w:val="nil"/>
          <w:between w:val="nil"/>
        </w:pBdr>
        <w:spacing w:line="276" w:lineRule="auto"/>
        <w:jc w:val="both"/>
        <w:rPr>
          <w:b/>
          <w:color w:val="000000"/>
          <w:sz w:val="24"/>
          <w:szCs w:val="24"/>
        </w:rPr>
      </w:pPr>
    </w:p>
    <w:p w14:paraId="05D1FBBA" w14:textId="77777777" w:rsidR="006F0E00" w:rsidRDefault="00000000">
      <w:pPr>
        <w:pBdr>
          <w:top w:val="nil"/>
          <w:left w:val="nil"/>
          <w:bottom w:val="nil"/>
          <w:right w:val="nil"/>
          <w:between w:val="nil"/>
        </w:pBdr>
        <w:spacing w:line="276" w:lineRule="auto"/>
        <w:jc w:val="both"/>
        <w:rPr>
          <w:i/>
          <w:color w:val="000000"/>
          <w:sz w:val="24"/>
          <w:szCs w:val="24"/>
        </w:rPr>
      </w:pPr>
      <w:r>
        <w:rPr>
          <w:b/>
          <w:color w:val="000000"/>
          <w:sz w:val="24"/>
          <w:szCs w:val="24"/>
        </w:rPr>
        <w:t>Ngoài nước</w:t>
      </w:r>
      <w:r>
        <w:rPr>
          <w:i/>
          <w:color w:val="000000"/>
          <w:sz w:val="24"/>
          <w:szCs w:val="24"/>
        </w:rPr>
        <w:t xml:space="preserve"> (Phân tích đánh giá được những công trình nghiên cứu có liên quan và những kết quả nghiên cứu mới nhất trong lĩnh vực nghiên cứu của đề tài; nêu được những bước tiến về trình độ KH&amp;CN của những kết quả nghiên cứu đó)</w:t>
      </w:r>
    </w:p>
    <w:p w14:paraId="63B2B382" w14:textId="77777777" w:rsidR="006F0E00" w:rsidRDefault="006F0E00">
      <w:pPr>
        <w:pBdr>
          <w:top w:val="nil"/>
          <w:left w:val="nil"/>
          <w:bottom w:val="nil"/>
          <w:right w:val="nil"/>
          <w:between w:val="nil"/>
        </w:pBdr>
        <w:spacing w:line="276" w:lineRule="auto"/>
        <w:jc w:val="both"/>
        <w:rPr>
          <w:i/>
          <w:color w:val="000000"/>
          <w:sz w:val="24"/>
          <w:szCs w:val="24"/>
        </w:rPr>
      </w:pPr>
    </w:p>
    <w:p w14:paraId="599D711F" w14:textId="77777777" w:rsidR="006F0E00" w:rsidRDefault="00000000">
      <w:pPr>
        <w:pBdr>
          <w:top w:val="nil"/>
          <w:left w:val="nil"/>
          <w:bottom w:val="nil"/>
          <w:right w:val="nil"/>
          <w:between w:val="nil"/>
        </w:pBdr>
        <w:spacing w:line="276" w:lineRule="auto"/>
        <w:jc w:val="both"/>
        <w:rPr>
          <w:color w:val="000000"/>
          <w:sz w:val="24"/>
          <w:szCs w:val="24"/>
        </w:rPr>
      </w:pPr>
      <w:r>
        <w:rPr>
          <w:color w:val="000000"/>
          <w:sz w:val="24"/>
          <w:szCs w:val="24"/>
        </w:rPr>
        <w:t>Sa sút trí tuệ là một hội chứng đặc trưng bởi sự suy giảm nhận thức quá mức do hậu quả lão hoá sinh học. Bệnh biểu hiện như là một sự xáo trộn của đa dạng chức năng nhận thức vỏ não cao hơn như học tập, ghi nhớ, sự chú ý phức tạp, chức năng điều hành, ngôn ngữ, nhận thức vận động và nhận thức xã hội. Điều này ảnh hưởng đến khả năng thực hiện thực hiện các hoạt động độc lập hằng ngày. Theo Tổ chức Y tế Thế giới (WHO) ước tính số người mắc sa sút trí tuệ trên thế giới xấp xỉ 55 triệu, có khả năng đạt đến xấp xỉ 78 triệu trong năm 2030 và 139 triệu vào năm 2050. Bệnh tạo ra gánh nặng tài chính toàn thế giới ước tính 1.3 nghìn tỉ vào năm 2019 và có thể lên đến 2.8 nghìn tỉ trong năm 2030 (Shin, 2022). Như là một nước với thu nhập thấp và vừa, Việt Nam đang trải qua một xu hướng tương tự với số người mắc sa sút trí tuệ gấp đôi mỗi 20 năm (Vu, et al., 2024). Bệnh Alzheimer (AD) là một rối loạn thoái hoá thần kinh tiến triển và cũng là một dạng của sa sút trí tuệ phổ biến nhất chiếm ít nhất hai phần ba trường hợp sa sút trí tuệ ở những người từ 65 tuổi trở lên (Safiri, et al., 2024). Trước khi một người chuyển sang sa sút trí tuệ, người bệnh sẽ trải qua giai đoạn tiền sa sút trí tuệ, còn được biết đến như “suy giảm nhận thức nhẹ” (MCI). Đây là giai đoạn chuyển tiếp giữa quá trình lão hóa bình thường và chứng sa sút trí tuệ, ảnh hưởng xấu đến một hoặc nhiều lĩnh vực nhận thức như Trí nhớ, Tập trung, Ngôn ngữ và Toán học (Farias, et al., 2006; Liss, et al., 2021).</w:t>
      </w:r>
    </w:p>
    <w:p w14:paraId="08098583" w14:textId="77777777" w:rsidR="006F0E00" w:rsidRDefault="006F0E00">
      <w:pPr>
        <w:pBdr>
          <w:top w:val="nil"/>
          <w:left w:val="nil"/>
          <w:bottom w:val="nil"/>
          <w:right w:val="nil"/>
          <w:between w:val="nil"/>
        </w:pBdr>
        <w:spacing w:line="276" w:lineRule="auto"/>
        <w:jc w:val="both"/>
        <w:rPr>
          <w:color w:val="000000"/>
          <w:sz w:val="24"/>
          <w:szCs w:val="24"/>
        </w:rPr>
      </w:pPr>
    </w:p>
    <w:p w14:paraId="70539E7F" w14:textId="77777777" w:rsidR="006F0E00" w:rsidRDefault="006F0E00">
      <w:pPr>
        <w:pBdr>
          <w:top w:val="nil"/>
          <w:left w:val="nil"/>
          <w:bottom w:val="nil"/>
          <w:right w:val="nil"/>
          <w:between w:val="nil"/>
        </w:pBdr>
        <w:spacing w:line="276" w:lineRule="auto"/>
        <w:jc w:val="both"/>
        <w:rPr>
          <w:color w:val="000000"/>
          <w:sz w:val="24"/>
          <w:szCs w:val="24"/>
        </w:rPr>
      </w:pPr>
    </w:p>
    <w:p w14:paraId="52F458E9" w14:textId="77777777" w:rsidR="006F0E00" w:rsidRDefault="006F0E00">
      <w:pPr>
        <w:pBdr>
          <w:top w:val="nil"/>
          <w:left w:val="nil"/>
          <w:bottom w:val="nil"/>
          <w:right w:val="nil"/>
          <w:between w:val="nil"/>
        </w:pBdr>
        <w:spacing w:line="276" w:lineRule="auto"/>
        <w:jc w:val="both"/>
        <w:rPr>
          <w:color w:val="000000"/>
          <w:sz w:val="24"/>
          <w:szCs w:val="24"/>
        </w:rPr>
      </w:pPr>
    </w:p>
    <w:p w14:paraId="0303B658" w14:textId="77777777" w:rsidR="006F0E00" w:rsidRDefault="006F0E00">
      <w:pPr>
        <w:pBdr>
          <w:top w:val="nil"/>
          <w:left w:val="nil"/>
          <w:bottom w:val="nil"/>
          <w:right w:val="nil"/>
          <w:between w:val="nil"/>
        </w:pBdr>
        <w:spacing w:line="276" w:lineRule="auto"/>
        <w:jc w:val="both"/>
        <w:rPr>
          <w:color w:val="000000"/>
          <w:sz w:val="24"/>
          <w:szCs w:val="24"/>
        </w:rPr>
      </w:pPr>
    </w:p>
    <w:p w14:paraId="4076FD53" w14:textId="77777777" w:rsidR="006F0E00" w:rsidRDefault="006F0E00">
      <w:pPr>
        <w:pBdr>
          <w:top w:val="nil"/>
          <w:left w:val="nil"/>
          <w:bottom w:val="nil"/>
          <w:right w:val="nil"/>
          <w:between w:val="nil"/>
        </w:pBdr>
        <w:spacing w:line="276" w:lineRule="auto"/>
        <w:jc w:val="both"/>
        <w:rPr>
          <w:color w:val="000000"/>
          <w:sz w:val="24"/>
          <w:szCs w:val="24"/>
        </w:rPr>
      </w:pPr>
    </w:p>
    <w:p w14:paraId="2FE12B34" w14:textId="77777777" w:rsidR="006F0E00" w:rsidRDefault="006F0E00">
      <w:pPr>
        <w:pBdr>
          <w:top w:val="nil"/>
          <w:left w:val="nil"/>
          <w:bottom w:val="nil"/>
          <w:right w:val="nil"/>
          <w:between w:val="nil"/>
        </w:pBdr>
        <w:spacing w:line="276" w:lineRule="auto"/>
        <w:jc w:val="both"/>
        <w:rPr>
          <w:color w:val="000000"/>
          <w:sz w:val="24"/>
          <w:szCs w:val="24"/>
        </w:rPr>
      </w:pPr>
    </w:p>
    <w:p w14:paraId="6C433065" w14:textId="77777777" w:rsidR="006F0E00" w:rsidRDefault="006F0E00">
      <w:pPr>
        <w:pBdr>
          <w:top w:val="nil"/>
          <w:left w:val="nil"/>
          <w:bottom w:val="nil"/>
          <w:right w:val="nil"/>
          <w:between w:val="nil"/>
        </w:pBdr>
        <w:spacing w:line="276" w:lineRule="auto"/>
        <w:jc w:val="both"/>
        <w:rPr>
          <w:color w:val="000000"/>
          <w:sz w:val="24"/>
          <w:szCs w:val="24"/>
        </w:rPr>
      </w:pPr>
    </w:p>
    <w:p w14:paraId="68A48FF8" w14:textId="77777777" w:rsidR="006F0E00" w:rsidRDefault="006F0E00">
      <w:pPr>
        <w:pBdr>
          <w:top w:val="nil"/>
          <w:left w:val="nil"/>
          <w:bottom w:val="nil"/>
          <w:right w:val="nil"/>
          <w:between w:val="nil"/>
        </w:pBdr>
        <w:spacing w:line="276" w:lineRule="auto"/>
        <w:jc w:val="both"/>
        <w:rPr>
          <w:color w:val="000000"/>
          <w:sz w:val="24"/>
          <w:szCs w:val="24"/>
        </w:rPr>
      </w:pPr>
    </w:p>
    <w:p w14:paraId="0C3411E9" w14:textId="77777777" w:rsidR="006F0E00" w:rsidRDefault="006F0E00">
      <w:pPr>
        <w:pBdr>
          <w:top w:val="nil"/>
          <w:left w:val="nil"/>
          <w:bottom w:val="nil"/>
          <w:right w:val="nil"/>
          <w:between w:val="nil"/>
        </w:pBdr>
        <w:spacing w:line="276" w:lineRule="auto"/>
        <w:jc w:val="both"/>
        <w:rPr>
          <w:color w:val="000000"/>
          <w:sz w:val="24"/>
          <w:szCs w:val="24"/>
        </w:rPr>
      </w:pPr>
    </w:p>
    <w:p w14:paraId="449FD1F0" w14:textId="77777777" w:rsidR="006F0E00" w:rsidRDefault="00000000">
      <w:pPr>
        <w:pBdr>
          <w:top w:val="nil"/>
          <w:left w:val="nil"/>
          <w:bottom w:val="nil"/>
          <w:right w:val="nil"/>
          <w:between w:val="nil"/>
        </w:pBdr>
        <w:spacing w:line="276" w:lineRule="auto"/>
        <w:jc w:val="both"/>
        <w:rPr>
          <w:color w:val="000000"/>
          <w:sz w:val="24"/>
          <w:szCs w:val="24"/>
        </w:rPr>
      </w:pPr>
      <w:r>
        <w:rPr>
          <w:noProof/>
        </w:rPr>
        <mc:AlternateContent>
          <mc:Choice Requires="wps">
            <w:drawing>
              <wp:anchor distT="0" distB="17780" distL="0" distR="17145" simplePos="0" relativeHeight="251662336" behindDoc="0" locked="0" layoutInCell="1" hidden="0" allowOverlap="1" wp14:anchorId="1FF81D63" wp14:editId="0C8C1092">
                <wp:simplePos x="0" y="0"/>
                <wp:positionH relativeFrom="column">
                  <wp:posOffset>1409700</wp:posOffset>
                </wp:positionH>
                <wp:positionV relativeFrom="paragraph">
                  <wp:posOffset>101600</wp:posOffset>
                </wp:positionV>
                <wp:extent cx="1325880" cy="772795"/>
                <wp:effectExtent l="0" t="0" r="0" b="0"/>
                <wp:wrapNone/>
                <wp:docPr id="32" name="Rectangle 32"/>
                <wp:cNvGraphicFramePr/>
                <a:graphic xmlns:a="http://schemas.openxmlformats.org/drawingml/2006/main">
                  <a:graphicData uri="http://schemas.microsoft.com/office/word/2010/wordprocessingShape">
                    <wps:wsp>
                      <wps:cNvSpPr/>
                      <wps:spPr>
                        <a:xfrm>
                          <a:off x="4687740" y="3398400"/>
                          <a:ext cx="1316520" cy="763200"/>
                        </a:xfrm>
                        <a:prstGeom prst="rect">
                          <a:avLst/>
                        </a:prstGeom>
                        <a:solidFill>
                          <a:srgbClr val="000000"/>
                        </a:solidFill>
                        <a:ln w="9525" cap="rnd" cmpd="sng">
                          <a:solidFill>
                            <a:srgbClr val="7F7F7F"/>
                          </a:solidFill>
                          <a:prstDash val="solid"/>
                          <a:round/>
                          <a:headEnd type="none" w="sm" len="sm"/>
                          <a:tailEnd type="none" w="sm" len="sm"/>
                        </a:ln>
                      </wps:spPr>
                      <wps:txbx>
                        <w:txbxContent>
                          <w:p w14:paraId="5AA79960" w14:textId="77777777" w:rsidR="006F0E00" w:rsidRDefault="00000000">
                            <w:pPr>
                              <w:jc w:val="center"/>
                              <w:textDirection w:val="btLr"/>
                            </w:pPr>
                            <w:r>
                              <w:rPr>
                                <w:b/>
                                <w:color w:val="000000"/>
                              </w:rPr>
                              <w:t>Suy giảm nhận thức nhẹ</w:t>
                            </w:r>
                          </w:p>
                          <w:p w14:paraId="6AB3ED96" w14:textId="77777777" w:rsidR="006F0E00" w:rsidRDefault="00000000">
                            <w:pPr>
                              <w:jc w:val="center"/>
                              <w:textDirection w:val="btLr"/>
                            </w:pPr>
                            <w:r>
                              <w:rPr>
                                <w:color w:val="000000"/>
                                <w:sz w:val="16"/>
                              </w:rPr>
                              <w:t>Triệu chứng rất nhẹ, có thể không ảnh hưởng đến sinh hoạt bằng ngày</w:t>
                            </w:r>
                          </w:p>
                        </w:txbxContent>
                      </wps:txbx>
                      <wps:bodyPr spcFirstLastPara="1" wrap="square" lIns="91425" tIns="45700" rIns="91425" bIns="45700" anchor="ctr" anchorCtr="0">
                        <a:noAutofit/>
                      </wps:bodyPr>
                    </wps:wsp>
                  </a:graphicData>
                </a:graphic>
              </wp:anchor>
            </w:drawing>
          </mc:Choice>
          <mc:Fallback>
            <w:pict>
              <v:rect w14:anchorId="1FF81D63" id="Rectangle 32" o:spid="_x0000_s1038" style="position:absolute;left:0;text-align:left;margin-left:111pt;margin-top:8pt;width:104.4pt;height:60.85pt;z-index:251662336;visibility:visible;mso-wrap-style:square;mso-wrap-distance-left:0;mso-wrap-distance-top:0;mso-wrap-distance-right:1.35pt;mso-wrap-distance-bottom:1.4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" fillcolor="black" strokecolor="#7f7f7f">
                <v:stroke startarrowwidth="narrow" startarrowlength="short" endarrowwidth="narrow" endarrowlength="short" joinstyle="round" endcap="round"/>
                <v:textbox inset="2.53958mm,1.2694mm,2.53958mm,1.2694mm">
                  <w:txbxContent>
                    <w:p w14:paraId="5AA79960" w14:textId="77777777" w:rsidR="006F0E00" w:rsidRDefault="00000000">
                      <w:pPr>
                        <w:jc w:val="center"/>
                        <w:textDirection w:val="btLr"/>
                      </w:pPr>
                      <w:r>
                        <w:rPr>
                          <w:b/>
                          <w:color w:val="000000"/>
                        </w:rPr>
                        <w:t>Suy giảm nhận thức nhẹ</w:t>
                      </w:r>
                    </w:p>
                    <w:p w14:paraId="6AB3ED96" w14:textId="77777777" w:rsidR="006F0E00" w:rsidRDefault="00000000">
                      <w:pPr>
                        <w:jc w:val="center"/>
                        <w:textDirection w:val="btLr"/>
                      </w:pPr>
                      <w:r>
                        <w:rPr>
                          <w:color w:val="000000"/>
                          <w:sz w:val="16"/>
                        </w:rPr>
                        <w:t>Triệu chứng rất nhẹ, có thể không ảnh hưởng đến sinh hoạt bằng ngày</w:t>
                      </w:r>
                    </w:p>
                  </w:txbxContent>
                </v:textbox>
              </v:rect>
            </w:pict>
          </mc:Fallback>
        </mc:AlternateContent>
      </w:r>
      <w:r>
        <w:rPr>
          <w:noProof/>
        </w:rPr>
        <mc:AlternateContent>
          <mc:Choice Requires="wps">
            <w:drawing>
              <wp:anchor distT="0" distB="17780" distL="0" distR="17145" simplePos="0" relativeHeight="251663360" behindDoc="0" locked="0" layoutInCell="1" hidden="0" allowOverlap="1" wp14:anchorId="74646DF4" wp14:editId="4BDB1D54">
                <wp:simplePos x="0" y="0"/>
                <wp:positionH relativeFrom="column">
                  <wp:posOffset>3403600</wp:posOffset>
                </wp:positionH>
                <wp:positionV relativeFrom="paragraph">
                  <wp:posOffset>76200</wp:posOffset>
                </wp:positionV>
                <wp:extent cx="1325880" cy="772795"/>
                <wp:effectExtent l="0" t="0" r="0" b="0"/>
                <wp:wrapNone/>
                <wp:docPr id="44" name="Rectangle 44"/>
                <wp:cNvGraphicFramePr/>
                <a:graphic xmlns:a="http://schemas.openxmlformats.org/drawingml/2006/main">
                  <a:graphicData uri="http://schemas.microsoft.com/office/word/2010/wordprocessingShape">
                    <wps:wsp>
                      <wps:cNvSpPr/>
                      <wps:spPr>
                        <a:xfrm>
                          <a:off x="4687740" y="3398400"/>
                          <a:ext cx="1316520" cy="763200"/>
                        </a:xfrm>
                        <a:prstGeom prst="rect">
                          <a:avLst/>
                        </a:prstGeom>
                        <a:solidFill>
                          <a:srgbClr val="000000"/>
                        </a:solidFill>
                        <a:ln w="9525" cap="rnd" cmpd="sng">
                          <a:solidFill>
                            <a:srgbClr val="7F7F7F"/>
                          </a:solidFill>
                          <a:prstDash val="solid"/>
                          <a:round/>
                          <a:headEnd type="none" w="sm" len="sm"/>
                          <a:tailEnd type="none" w="sm" len="sm"/>
                        </a:ln>
                      </wps:spPr>
                      <wps:txbx>
                        <w:txbxContent>
                          <w:p w14:paraId="27B32FE3" w14:textId="77777777" w:rsidR="006F0E00" w:rsidRDefault="00000000">
                            <w:pPr>
                              <w:jc w:val="center"/>
                              <w:textDirection w:val="btLr"/>
                            </w:pPr>
                            <w:r>
                              <w:rPr>
                                <w:b/>
                                <w:color w:val="000000"/>
                              </w:rPr>
                              <w:t>AD mức độ vừa</w:t>
                            </w:r>
                          </w:p>
                          <w:p w14:paraId="2040D79B" w14:textId="77777777" w:rsidR="006F0E00" w:rsidRDefault="00000000">
                            <w:pPr>
                              <w:jc w:val="center"/>
                              <w:textDirection w:val="btLr"/>
                            </w:pPr>
                            <w:r>
                              <w:rPr>
                                <w:color w:val="000000"/>
                                <w:sz w:val="16"/>
                              </w:rPr>
                              <w:t>Triệu chứng ảnh hưởng tới nhiều sinh hoạt hằng ngày</w:t>
                            </w:r>
                          </w:p>
                        </w:txbxContent>
                      </wps:txbx>
                      <wps:bodyPr spcFirstLastPara="1" wrap="square" lIns="91425" tIns="45700" rIns="91425" bIns="45700" anchor="ctr" anchorCtr="0">
                        <a:noAutofit/>
                      </wps:bodyPr>
                    </wps:wsp>
                  </a:graphicData>
                </a:graphic>
              </wp:anchor>
            </w:drawing>
          </mc:Choice>
          <mc:Fallback>
            <w:pict>
              <v:rect w14:anchorId="74646DF4" id="Rectangle 44" o:spid="_x0000_s1039" style="position:absolute;left:0;text-align:left;margin-left:268pt;margin-top:6pt;width:104.4pt;height:60.85pt;z-index:251663360;visibility:visible;mso-wrap-style:square;mso-wrap-distance-left:0;mso-wrap-distance-top:0;mso-wrap-distance-right:1.35pt;mso-wrap-distance-bottom:1.4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" fillcolor="black" strokecolor="#7f7f7f">
                <v:stroke startarrowwidth="narrow" startarrowlength="short" endarrowwidth="narrow" endarrowlength="short" joinstyle="round" endcap="round"/>
                <v:textbox inset="2.53958mm,1.2694mm,2.53958mm,1.2694mm">
                  <w:txbxContent>
                    <w:p w14:paraId="27B32FE3" w14:textId="77777777" w:rsidR="006F0E00" w:rsidRDefault="00000000">
                      <w:pPr>
                        <w:jc w:val="center"/>
                        <w:textDirection w:val="btLr"/>
                      </w:pPr>
                      <w:r>
                        <w:rPr>
                          <w:b/>
                          <w:color w:val="000000"/>
                        </w:rPr>
                        <w:t>AD mức độ vừa</w:t>
                      </w:r>
                    </w:p>
                    <w:p w14:paraId="2040D79B" w14:textId="77777777" w:rsidR="006F0E00" w:rsidRDefault="00000000">
                      <w:pPr>
                        <w:jc w:val="center"/>
                        <w:textDirection w:val="btLr"/>
                      </w:pPr>
                      <w:r>
                        <w:rPr>
                          <w:color w:val="000000"/>
                          <w:sz w:val="16"/>
                        </w:rPr>
                        <w:t>Triệu chứng ảnh hưởng tới nhiều sinh hoạt hằng ngày</w:t>
                      </w:r>
                    </w:p>
                  </w:txbxContent>
                </v:textbox>
              </v:rect>
            </w:pict>
          </mc:Fallback>
        </mc:AlternateContent>
      </w:r>
    </w:p>
    <w:p w14:paraId="4245CA2A" w14:textId="77777777" w:rsidR="006F0E00" w:rsidRDefault="006F0E00">
      <w:pPr>
        <w:pBdr>
          <w:top w:val="nil"/>
          <w:left w:val="nil"/>
          <w:bottom w:val="nil"/>
          <w:right w:val="nil"/>
          <w:between w:val="nil"/>
        </w:pBdr>
        <w:spacing w:line="276" w:lineRule="auto"/>
        <w:jc w:val="both"/>
        <w:rPr>
          <w:color w:val="000000"/>
          <w:sz w:val="24"/>
          <w:szCs w:val="24"/>
        </w:rPr>
      </w:pPr>
    </w:p>
    <w:p w14:paraId="0A698F45" w14:textId="77777777" w:rsidR="006F0E00" w:rsidRDefault="006F0E00">
      <w:pPr>
        <w:pBdr>
          <w:top w:val="nil"/>
          <w:left w:val="nil"/>
          <w:bottom w:val="nil"/>
          <w:right w:val="nil"/>
          <w:between w:val="nil"/>
        </w:pBdr>
        <w:spacing w:line="276" w:lineRule="auto"/>
        <w:jc w:val="both"/>
        <w:rPr>
          <w:color w:val="000000"/>
          <w:sz w:val="24"/>
          <w:szCs w:val="24"/>
        </w:rPr>
      </w:pPr>
    </w:p>
    <w:p w14:paraId="0EA9EDA9" w14:textId="77777777" w:rsidR="006F0E00" w:rsidRDefault="006F0E00">
      <w:pPr>
        <w:pBdr>
          <w:top w:val="nil"/>
          <w:left w:val="nil"/>
          <w:bottom w:val="nil"/>
          <w:right w:val="nil"/>
          <w:between w:val="nil"/>
        </w:pBdr>
        <w:spacing w:line="276" w:lineRule="auto"/>
        <w:jc w:val="both"/>
        <w:rPr>
          <w:color w:val="000000"/>
          <w:sz w:val="24"/>
          <w:szCs w:val="24"/>
        </w:rPr>
      </w:pPr>
    </w:p>
    <w:p w14:paraId="280F2A96" w14:textId="77777777" w:rsidR="006F0E00" w:rsidRDefault="00000000">
      <w:pPr>
        <w:pBdr>
          <w:top w:val="nil"/>
          <w:left w:val="nil"/>
          <w:bottom w:val="nil"/>
          <w:right w:val="nil"/>
          <w:between w:val="nil"/>
        </w:pBdr>
        <w:spacing w:line="276" w:lineRule="auto"/>
        <w:jc w:val="both"/>
        <w:rPr>
          <w:color w:val="000000"/>
          <w:sz w:val="24"/>
          <w:szCs w:val="24"/>
        </w:rPr>
      </w:pPr>
      <w:r>
        <w:rPr>
          <w:noProof/>
        </w:rPr>
        <mc:AlternateContent>
          <mc:Choice Requires="wps">
            <w:drawing>
              <wp:anchor distT="0" distB="28575" distL="0" distR="15240" simplePos="0" relativeHeight="251664384" behindDoc="0" locked="0" layoutInCell="1" hidden="0" allowOverlap="1" wp14:anchorId="30010ABD" wp14:editId="3305CBBA">
                <wp:simplePos x="0" y="0"/>
                <wp:positionH relativeFrom="column">
                  <wp:posOffset>406400</wp:posOffset>
                </wp:positionH>
                <wp:positionV relativeFrom="paragraph">
                  <wp:posOffset>101600</wp:posOffset>
                </wp:positionV>
                <wp:extent cx="1305560" cy="1177925"/>
                <wp:effectExtent l="0" t="0" r="0" b="0"/>
                <wp:wrapNone/>
                <wp:docPr id="30" name="Block Arc 30"/>
                <wp:cNvGraphicFramePr/>
                <a:graphic xmlns:a="http://schemas.openxmlformats.org/drawingml/2006/main">
                  <a:graphicData uri="http://schemas.microsoft.com/office/word/2010/wordprocessingShape">
                    <wps:wsp>
                      <wps:cNvSpPr/>
                      <wps:spPr>
                        <a:xfrm rot="10800000">
                          <a:off x="4705920" y="3203820"/>
                          <a:ext cx="1280160" cy="1152360"/>
                        </a:xfrm>
                        <a:prstGeom prst="blockArc">
                          <a:avLst>
                            <a:gd name="adj1" fmla="val 10800000"/>
                            <a:gd name="adj2" fmla="val 0"/>
                            <a:gd name="adj3" fmla="val 25000"/>
                          </a:avLst>
                        </a:prstGeom>
                        <a:solidFill>
                          <a:srgbClr val="D6E3BC"/>
                        </a:solidFill>
                        <a:ln w="25400" cap="flat" cmpd="sng">
                          <a:solidFill>
                            <a:srgbClr val="C2D59B"/>
                          </a:solidFill>
                          <a:prstDash val="solid"/>
                          <a:round/>
                          <a:headEnd type="none" w="sm" len="sm"/>
                          <a:tailEnd type="none" w="sm" len="sm"/>
                        </a:ln>
                      </wps:spPr>
                      <wps:txbx>
                        <w:txbxContent>
                          <w:p w14:paraId="69D2B89E" w14:textId="77777777" w:rsidR="006F0E00" w:rsidRDefault="006F0E00">
                            <w:pPr>
                              <w:textDirection w:val="btLr"/>
                            </w:pPr>
                          </w:p>
                        </w:txbxContent>
                      </wps:txbx>
                      <wps:bodyPr spcFirstLastPara="1" wrap="square" lIns="91425" tIns="91425" rIns="91425" bIns="91425" anchor="ctr" anchorCtr="0">
                        <a:noAutofit/>
                      </wps:bodyPr>
                    </wps:wsp>
                  </a:graphicData>
                </a:graphic>
              </wp:anchor>
            </w:drawing>
          </mc:Choice>
          <mc:Fallback>
            <w:pict>
              <v:shape w14:anchorId="30010ABD" id="Block Arc 30" o:spid="_x0000_s1040" style="position:absolute;left:0;text-align:left;margin-left:32pt;margin-top:8pt;width:102.8pt;height:92.75pt;rotation:180;z-index:251664384;visibility:visible;mso-wrap-style:square;mso-wrap-distance-left:0;mso-wrap-distance-top:0;mso-wrap-distance-right:1.2pt;mso-wrap-distance-bottom:2.25pt;mso-position-horizontal:absolute;mso-position-horizontal-relative:text;mso-position-vertical:absolute;mso-position-vertical-relative:text;v-text-anchor:middle" coordsize="1280160,1152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" adj="-11796480,,5400" path="m,576180c,257965,286574,,640080,v353506,,640080,257965,640080,576180l992070,576180v,-159108,-157591,-288090,-351990,-288090c445681,288090,288090,417072,288090,576180l,576180xe" fillcolor="#d6e3bc" strokecolor="#c2d59b" strokeweight="2pt">
                <v:stroke startarrowwidth="narrow" startarrowlength="short" endarrowwidth="narrow" endarrowlength="short" joinstyle="round"/>
                <v:formulas/>
                <v:path arrowok="t" o:connecttype="custom" o:connectlocs="0,576180;640080,0;1280160,576180;992070,576180;640080,288090;288090,576180;0,576180" o:connectangles="0,0,0,0,0,0,0" textboxrect="0,0,1280160,1152360"/>
                <v:textbox inset="2.53958mm,2.53958mm,2.53958mm,2.53958mm">
                  <w:txbxContent>
                    <w:p w14:paraId="69D2B89E" w14:textId="77777777" w:rsidR="006F0E00" w:rsidRDefault="006F0E00">
                      <w:pPr>
                        <w:textDirection w:val="btLr"/>
                      </w:pPr>
                    </w:p>
                  </w:txbxContent>
                </v:textbox>
              </v:shape>
            </w:pict>
          </mc:Fallback>
        </mc:AlternateContent>
      </w:r>
      <w:r>
        <w:rPr>
          <w:noProof/>
        </w:rPr>
        <mc:AlternateContent>
          <mc:Choice Requires="wps">
            <w:drawing>
              <wp:anchor distT="0" distB="0" distL="0" distR="15240" simplePos="0" relativeHeight="251665408" behindDoc="0" locked="0" layoutInCell="1" hidden="0" allowOverlap="1" wp14:anchorId="00657AF6" wp14:editId="502AE16B">
                <wp:simplePos x="0" y="0"/>
                <wp:positionH relativeFrom="column">
                  <wp:posOffset>1409700</wp:posOffset>
                </wp:positionH>
                <wp:positionV relativeFrom="paragraph">
                  <wp:posOffset>101600</wp:posOffset>
                </wp:positionV>
                <wp:extent cx="1305560" cy="1177925"/>
                <wp:effectExtent l="0" t="0" r="0" b="0"/>
                <wp:wrapNone/>
                <wp:docPr id="39" name="Block Arc 39"/>
                <wp:cNvGraphicFramePr/>
                <a:graphic xmlns:a="http://schemas.openxmlformats.org/drawingml/2006/main">
                  <a:graphicData uri="http://schemas.microsoft.com/office/word/2010/wordprocessingShape">
                    <wps:wsp>
                      <wps:cNvSpPr/>
                      <wps:spPr>
                        <a:xfrm>
                          <a:off x="4705920" y="3203820"/>
                          <a:ext cx="1280160" cy="1152360"/>
                        </a:xfrm>
                        <a:prstGeom prst="blockArc">
                          <a:avLst>
                            <a:gd name="adj1" fmla="val 10800000"/>
                            <a:gd name="adj2" fmla="val 0"/>
                            <a:gd name="adj3" fmla="val 25000"/>
                          </a:avLst>
                        </a:prstGeom>
                        <a:solidFill>
                          <a:srgbClr val="DAE5F1"/>
                        </a:solidFill>
                        <a:ln w="25400" cap="flat" cmpd="sng">
                          <a:solidFill>
                            <a:srgbClr val="8CB3E3"/>
                          </a:solidFill>
                          <a:prstDash val="solid"/>
                          <a:round/>
                          <a:headEnd type="none" w="sm" len="sm"/>
                          <a:tailEnd type="none" w="sm" len="sm"/>
                        </a:ln>
                      </wps:spPr>
                      <wps:txbx>
                        <w:txbxContent>
                          <w:p w14:paraId="55B4E18D" w14:textId="77777777" w:rsidR="006F0E00" w:rsidRDefault="006F0E00">
                            <w:pPr>
                              <w:textDirection w:val="btLr"/>
                            </w:pPr>
                          </w:p>
                        </w:txbxContent>
                      </wps:txbx>
                      <wps:bodyPr spcFirstLastPara="1" wrap="square" lIns="91425" tIns="91425" rIns="91425" bIns="91425" anchor="ctr" anchorCtr="0">
                        <a:noAutofit/>
                      </wps:bodyPr>
                    </wps:wsp>
                  </a:graphicData>
                </a:graphic>
              </wp:anchor>
            </w:drawing>
          </mc:Choice>
          <mc:Fallback>
            <w:pict>
              <v:shape w14:anchorId="00657AF6" id="Block Arc 39" o:spid="_x0000_s1041" style="position:absolute;left:0;text-align:left;margin-left:111pt;margin-top:8pt;width:102.8pt;height:92.75pt;z-index:251665408;visibility:visible;mso-wrap-style:square;mso-wrap-distance-left:0;mso-wrap-distance-top:0;mso-wrap-distance-right:1.2pt;mso-wrap-distance-bottom:0;mso-position-horizontal:absolute;mso-position-horizontal-relative:text;mso-position-vertical:absolute;mso-position-vertical-relative:text;v-text-anchor:middle" coordsize="1280160,1152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" adj="-11796480,,5400" path="m,576180c,257965,286574,,640080,v353506,,640080,257965,640080,576180l992070,576180v,-159108,-157591,-288090,-351990,-288090c445681,288090,288090,417072,288090,576180l,576180xe" fillcolor="#dae5f1" strokecolor="#8cb3e3" strokeweight="2pt">
                <v:stroke startarrowwidth="narrow" startarrowlength="short" endarrowwidth="narrow" endarrowlength="short" joinstyle="round"/>
                <v:formulas/>
                <v:path arrowok="t" o:connecttype="custom" o:connectlocs="0,576180;640080,0;1280160,576180;992070,576180;640080,288090;288090,576180;0,576180" o:connectangles="0,0,0,0,0,0,0" textboxrect="0,0,1280160,1152360"/>
                <v:textbox inset="2.53958mm,2.53958mm,2.53958mm,2.53958mm">
                  <w:txbxContent>
                    <w:p w14:paraId="55B4E18D" w14:textId="77777777" w:rsidR="006F0E00" w:rsidRDefault="006F0E00">
                      <w:pPr>
                        <w:textDirection w:val="btLr"/>
                      </w:pPr>
                    </w:p>
                  </w:txbxContent>
                </v:textbox>
              </v:shape>
            </w:pict>
          </mc:Fallback>
        </mc:AlternateContent>
      </w:r>
      <w:r>
        <w:rPr>
          <w:noProof/>
        </w:rPr>
        <mc:AlternateContent>
          <mc:Choice Requires="wps">
            <w:drawing>
              <wp:anchor distT="0" distB="28575" distL="0" distR="15240" simplePos="0" relativeHeight="251666432" behindDoc="0" locked="0" layoutInCell="1" hidden="0" allowOverlap="1" wp14:anchorId="1816AC9A" wp14:editId="38E852EF">
                <wp:simplePos x="0" y="0"/>
                <wp:positionH relativeFrom="column">
                  <wp:posOffset>2413000</wp:posOffset>
                </wp:positionH>
                <wp:positionV relativeFrom="paragraph">
                  <wp:posOffset>101600</wp:posOffset>
                </wp:positionV>
                <wp:extent cx="1305560" cy="1177925"/>
                <wp:effectExtent l="0" t="0" r="0" b="0"/>
                <wp:wrapNone/>
                <wp:docPr id="38" name="Block Arc 38"/>
                <wp:cNvGraphicFramePr/>
                <a:graphic xmlns:a="http://schemas.openxmlformats.org/drawingml/2006/main">
                  <a:graphicData uri="http://schemas.microsoft.com/office/word/2010/wordprocessingShape">
                    <wps:wsp>
                      <wps:cNvSpPr/>
                      <wps:spPr>
                        <a:xfrm rot="10800000">
                          <a:off x="4705920" y="3203820"/>
                          <a:ext cx="1280160" cy="1152360"/>
                        </a:xfrm>
                        <a:prstGeom prst="blockArc">
                          <a:avLst>
                            <a:gd name="adj1" fmla="val 10800000"/>
                            <a:gd name="adj2" fmla="val 0"/>
                            <a:gd name="adj3" fmla="val 25000"/>
                          </a:avLst>
                        </a:prstGeom>
                        <a:solidFill>
                          <a:srgbClr val="F8F69E"/>
                        </a:solidFill>
                        <a:ln w="25400" cap="flat" cmpd="sng">
                          <a:solidFill>
                            <a:srgbClr val="F2EE3C"/>
                          </a:solidFill>
                          <a:prstDash val="solid"/>
                          <a:round/>
                          <a:headEnd type="none" w="sm" len="sm"/>
                          <a:tailEnd type="none" w="sm" len="sm"/>
                        </a:ln>
                      </wps:spPr>
                      <wps:txbx>
                        <w:txbxContent>
                          <w:p w14:paraId="398B244A" w14:textId="77777777" w:rsidR="006F0E00" w:rsidRDefault="006F0E00">
                            <w:pPr>
                              <w:textDirection w:val="btLr"/>
                            </w:pPr>
                          </w:p>
                        </w:txbxContent>
                      </wps:txbx>
                      <wps:bodyPr spcFirstLastPara="1" wrap="square" lIns="91425" tIns="91425" rIns="91425" bIns="91425" anchor="ctr" anchorCtr="0">
                        <a:noAutofit/>
                      </wps:bodyPr>
                    </wps:wsp>
                  </a:graphicData>
                </a:graphic>
              </wp:anchor>
            </w:drawing>
          </mc:Choice>
          <mc:Fallback>
            <w:pict>
              <v:shape w14:anchorId="1816AC9A" id="Block Arc 38" o:spid="_x0000_s1042" style="position:absolute;left:0;text-align:left;margin-left:190pt;margin-top:8pt;width:102.8pt;height:92.75pt;rotation:180;z-index:251666432;visibility:visible;mso-wrap-style:square;mso-wrap-distance-left:0;mso-wrap-distance-top:0;mso-wrap-distance-right:1.2pt;mso-wrap-distance-bottom:2.25pt;mso-position-horizontal:absolute;mso-position-horizontal-relative:text;mso-position-vertical:absolute;mso-position-vertical-relative:text;v-text-anchor:middle" coordsize="1280160,1152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" adj="-11796480,,5400" path="m,576180c,257965,286574,,640080,v353506,,640080,257965,640080,576180l992070,576180v,-159108,-157591,-288090,-351990,-288090c445681,288090,288090,417072,288090,576180l,576180xe" fillcolor="#f8f69e" strokecolor="#f2ee3c" strokeweight="2pt">
                <v:stroke startarrowwidth="narrow" startarrowlength="short" endarrowwidth="narrow" endarrowlength="short" joinstyle="round"/>
                <v:formulas/>
                <v:path arrowok="t" o:connecttype="custom" o:connectlocs="0,576180;640080,0;1280160,576180;992070,576180;640080,288090;288090,576180;0,576180" o:connectangles="0,0,0,0,0,0,0" textboxrect="0,0,1280160,1152360"/>
                <v:textbox inset="2.53958mm,2.53958mm,2.53958mm,2.53958mm">
                  <w:txbxContent>
                    <w:p w14:paraId="398B244A" w14:textId="77777777" w:rsidR="006F0E00" w:rsidRDefault="006F0E00">
                      <w:pPr>
                        <w:textDirection w:val="btLr"/>
                      </w:pPr>
                    </w:p>
                  </w:txbxContent>
                </v:textbox>
              </v:shape>
            </w:pict>
          </mc:Fallback>
        </mc:AlternateContent>
      </w:r>
      <w:r>
        <w:rPr>
          <w:noProof/>
        </w:rPr>
        <mc:AlternateContent>
          <mc:Choice Requires="wps">
            <w:drawing>
              <wp:anchor distT="0" distB="0" distL="0" distR="15240" simplePos="0" relativeHeight="251667456" behindDoc="0" locked="0" layoutInCell="1" hidden="0" allowOverlap="1" wp14:anchorId="43C25D23" wp14:editId="127BD80B">
                <wp:simplePos x="0" y="0"/>
                <wp:positionH relativeFrom="column">
                  <wp:posOffset>3416300</wp:posOffset>
                </wp:positionH>
                <wp:positionV relativeFrom="paragraph">
                  <wp:posOffset>101600</wp:posOffset>
                </wp:positionV>
                <wp:extent cx="1305560" cy="1177925"/>
                <wp:effectExtent l="0" t="0" r="0" b="0"/>
                <wp:wrapNone/>
                <wp:docPr id="48" name="Block Arc 48"/>
                <wp:cNvGraphicFramePr/>
                <a:graphic xmlns:a="http://schemas.openxmlformats.org/drawingml/2006/main">
                  <a:graphicData uri="http://schemas.microsoft.com/office/word/2010/wordprocessingShape">
                    <wps:wsp>
                      <wps:cNvSpPr/>
                      <wps:spPr>
                        <a:xfrm>
                          <a:off x="4705920" y="3203820"/>
                          <a:ext cx="1280160" cy="1152360"/>
                        </a:xfrm>
                        <a:prstGeom prst="blockArc">
                          <a:avLst>
                            <a:gd name="adj1" fmla="val 10800000"/>
                            <a:gd name="adj2" fmla="val 0"/>
                            <a:gd name="adj3" fmla="val 25000"/>
                          </a:avLst>
                        </a:prstGeom>
                        <a:solidFill>
                          <a:srgbClr val="FDE9D8"/>
                        </a:solidFill>
                        <a:ln w="25400" cap="flat" cmpd="sng">
                          <a:solidFill>
                            <a:srgbClr val="FABF8E"/>
                          </a:solidFill>
                          <a:prstDash val="solid"/>
                          <a:round/>
                          <a:headEnd type="none" w="sm" len="sm"/>
                          <a:tailEnd type="none" w="sm" len="sm"/>
                        </a:ln>
                      </wps:spPr>
                      <wps:txbx>
                        <w:txbxContent>
                          <w:p w14:paraId="44EEF7A3" w14:textId="77777777" w:rsidR="006F0E00" w:rsidRDefault="006F0E00">
                            <w:pPr>
                              <w:textDirection w:val="btLr"/>
                            </w:pPr>
                          </w:p>
                        </w:txbxContent>
                      </wps:txbx>
                      <wps:bodyPr spcFirstLastPara="1" wrap="square" lIns="91425" tIns="91425" rIns="91425" bIns="91425" anchor="ctr" anchorCtr="0">
                        <a:noAutofit/>
                      </wps:bodyPr>
                    </wps:wsp>
                  </a:graphicData>
                </a:graphic>
              </wp:anchor>
            </w:drawing>
          </mc:Choice>
          <mc:Fallback>
            <w:pict>
              <v:shape w14:anchorId="43C25D23" id="Block Arc 48" o:spid="_x0000_s1043" style="position:absolute;left:0;text-align:left;margin-left:269pt;margin-top:8pt;width:102.8pt;height:92.75pt;z-index:251667456;visibility:visible;mso-wrap-style:square;mso-wrap-distance-left:0;mso-wrap-distance-top:0;mso-wrap-distance-right:1.2pt;mso-wrap-distance-bottom:0;mso-position-horizontal:absolute;mso-position-horizontal-relative:text;mso-position-vertical:absolute;mso-position-vertical-relative:text;v-text-anchor:middle" coordsize="1280160,1152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" adj="-11796480,,5400" path="m,576180c,257965,286574,,640080,v353506,,640080,257965,640080,576180l992070,576180v,-159108,-157591,-288090,-351990,-288090c445681,288090,288090,417072,288090,576180l,576180xe" fillcolor="#fde9d8" strokecolor="#fabf8e" strokeweight="2pt">
                <v:stroke startarrowwidth="narrow" startarrowlength="short" endarrowwidth="narrow" endarrowlength="short" joinstyle="round"/>
                <v:formulas/>
                <v:path arrowok="t" o:connecttype="custom" o:connectlocs="0,576180;640080,0;1280160,576180;992070,576180;640080,288090;288090,576180;0,576180" o:connectangles="0,0,0,0,0,0,0" textboxrect="0,0,1280160,1152360"/>
                <v:textbox inset="2.53958mm,2.53958mm,2.53958mm,2.53958mm">
                  <w:txbxContent>
                    <w:p w14:paraId="44EEF7A3" w14:textId="77777777" w:rsidR="006F0E00" w:rsidRDefault="006F0E00">
                      <w:pPr>
                        <w:textDirection w:val="btLr"/>
                      </w:pPr>
                    </w:p>
                  </w:txbxContent>
                </v:textbox>
              </v:shape>
            </w:pict>
          </mc:Fallback>
        </mc:AlternateContent>
      </w:r>
      <w:r>
        <w:rPr>
          <w:noProof/>
        </w:rPr>
        <mc:AlternateContent>
          <mc:Choice Requires="wps">
            <w:drawing>
              <wp:anchor distT="0" distB="28575" distL="0" distR="15240" simplePos="0" relativeHeight="251668480" behindDoc="0" locked="0" layoutInCell="1" hidden="0" allowOverlap="1" wp14:anchorId="341BC6AF" wp14:editId="28A1F341">
                <wp:simplePos x="0" y="0"/>
                <wp:positionH relativeFrom="column">
                  <wp:posOffset>4406900</wp:posOffset>
                </wp:positionH>
                <wp:positionV relativeFrom="paragraph">
                  <wp:posOffset>88900</wp:posOffset>
                </wp:positionV>
                <wp:extent cx="1305560" cy="1177925"/>
                <wp:effectExtent l="0" t="0" r="0" b="0"/>
                <wp:wrapNone/>
                <wp:docPr id="45" name="Block Arc 45"/>
                <wp:cNvGraphicFramePr/>
                <a:graphic xmlns:a="http://schemas.openxmlformats.org/drawingml/2006/main">
                  <a:graphicData uri="http://schemas.microsoft.com/office/word/2010/wordprocessingShape">
                    <wps:wsp>
                      <wps:cNvSpPr/>
                      <wps:spPr>
                        <a:xfrm rot="10800000">
                          <a:off x="4705920" y="3203820"/>
                          <a:ext cx="1280160" cy="1152360"/>
                        </a:xfrm>
                        <a:prstGeom prst="blockArc">
                          <a:avLst>
                            <a:gd name="adj1" fmla="val 10800000"/>
                            <a:gd name="adj2" fmla="val 0"/>
                            <a:gd name="adj3" fmla="val 25000"/>
                          </a:avLst>
                        </a:prstGeom>
                        <a:solidFill>
                          <a:srgbClr val="FF9F9F"/>
                        </a:solidFill>
                        <a:ln w="25400" cap="flat" cmpd="sng">
                          <a:solidFill>
                            <a:srgbClr val="FF4B4B"/>
                          </a:solidFill>
                          <a:prstDash val="solid"/>
                          <a:round/>
                          <a:headEnd type="none" w="sm" len="sm"/>
                          <a:tailEnd type="none" w="sm" len="sm"/>
                        </a:ln>
                      </wps:spPr>
                      <wps:txbx>
                        <w:txbxContent>
                          <w:p w14:paraId="54F66691" w14:textId="77777777" w:rsidR="006F0E00" w:rsidRDefault="006F0E00">
                            <w:pPr>
                              <w:textDirection w:val="btLr"/>
                            </w:pPr>
                          </w:p>
                        </w:txbxContent>
                      </wps:txbx>
                      <wps:bodyPr spcFirstLastPara="1" wrap="square" lIns="91425" tIns="91425" rIns="91425" bIns="91425" anchor="ctr" anchorCtr="0">
                        <a:noAutofit/>
                      </wps:bodyPr>
                    </wps:wsp>
                  </a:graphicData>
                </a:graphic>
              </wp:anchor>
            </w:drawing>
          </mc:Choice>
          <mc:Fallback>
            <w:pict>
              <v:shape w14:anchorId="341BC6AF" id="Block Arc 45" o:spid="_x0000_s1044" style="position:absolute;left:0;text-align:left;margin-left:347pt;margin-top:7pt;width:102.8pt;height:92.75pt;rotation:180;z-index:251668480;visibility:visible;mso-wrap-style:square;mso-wrap-distance-left:0;mso-wrap-distance-top:0;mso-wrap-distance-right:1.2pt;mso-wrap-distance-bottom:2.25pt;mso-position-horizontal:absolute;mso-position-horizontal-relative:text;mso-position-vertical:absolute;mso-position-vertical-relative:text;v-text-anchor:middle" coordsize="1280160,1152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" adj="-11796480,,5400" path="m,576180c,257965,286574,,640080,v353506,,640080,257965,640080,576180l992070,576180v,-159108,-157591,-288090,-351990,-288090c445681,288090,288090,417072,288090,576180l,576180xe" fillcolor="#ff9f9f" strokecolor="#ff4b4b" strokeweight="2pt">
                <v:stroke startarrowwidth="narrow" startarrowlength="short" endarrowwidth="narrow" endarrowlength="short" joinstyle="round"/>
                <v:formulas/>
                <v:path arrowok="t" o:connecttype="custom" o:connectlocs="0,576180;640080,0;1280160,576180;992070,576180;640080,288090;288090,576180;0,576180" o:connectangles="0,0,0,0,0,0,0" textboxrect="0,0,1280160,1152360"/>
                <v:textbox inset="2.53958mm,2.53958mm,2.53958mm,2.53958mm">
                  <w:txbxContent>
                    <w:p w14:paraId="54F66691" w14:textId="77777777" w:rsidR="006F0E00" w:rsidRDefault="006F0E00">
                      <w:pPr>
                        <w:textDirection w:val="btLr"/>
                      </w:pPr>
                    </w:p>
                  </w:txbxContent>
                </v:textbox>
              </v:shape>
            </w:pict>
          </mc:Fallback>
        </mc:AlternateContent>
      </w:r>
    </w:p>
    <w:p w14:paraId="68E18D30" w14:textId="77777777" w:rsidR="006F0E00" w:rsidRDefault="006F0E00">
      <w:pPr>
        <w:spacing w:line="276" w:lineRule="auto"/>
        <w:jc w:val="both"/>
        <w:rPr>
          <w:b/>
        </w:rPr>
      </w:pPr>
    </w:p>
    <w:p w14:paraId="2FF25C54" w14:textId="77777777" w:rsidR="006F0E00" w:rsidRDefault="00000000">
      <w:pPr>
        <w:spacing w:line="276" w:lineRule="auto"/>
        <w:jc w:val="both"/>
        <w:rPr>
          <w:b/>
        </w:rPr>
      </w:pPr>
      <w:r>
        <w:rPr>
          <w:noProof/>
        </w:rPr>
        <mc:AlternateContent>
          <mc:Choice Requires="wps">
            <w:drawing>
              <wp:anchor distT="0" distB="12700" distL="0" distR="13970" simplePos="0" relativeHeight="251669504" behindDoc="0" locked="0" layoutInCell="1" hidden="0" allowOverlap="1" wp14:anchorId="67FDC99F" wp14:editId="0E2CBDC5">
                <wp:simplePos x="0" y="0"/>
                <wp:positionH relativeFrom="column">
                  <wp:posOffset>787400</wp:posOffset>
                </wp:positionH>
                <wp:positionV relativeFrom="paragraph">
                  <wp:posOffset>63500</wp:posOffset>
                </wp:positionV>
                <wp:extent cx="563880" cy="488950"/>
                <wp:effectExtent l="0" t="0" r="0" b="0"/>
                <wp:wrapNone/>
                <wp:docPr id="43" name="Flowchart: Connector 43"/>
                <wp:cNvGraphicFramePr/>
                <a:graphic xmlns:a="http://schemas.openxmlformats.org/drawingml/2006/main">
                  <a:graphicData uri="http://schemas.microsoft.com/office/word/2010/wordprocessingShape">
                    <wps:wsp>
                      <wps:cNvSpPr/>
                      <wps:spPr>
                        <a:xfrm>
                          <a:off x="5076720" y="3548160"/>
                          <a:ext cx="538560" cy="463680"/>
                        </a:xfrm>
                        <a:prstGeom prst="flowChartConnector">
                          <a:avLst/>
                        </a:prstGeom>
                        <a:solidFill>
                          <a:srgbClr val="C2D59B"/>
                        </a:solidFill>
                        <a:ln w="25400" cap="flat" cmpd="sng">
                          <a:solidFill>
                            <a:srgbClr val="76923C"/>
                          </a:solidFill>
                          <a:prstDash val="solid"/>
                          <a:round/>
                          <a:headEnd type="none" w="sm" len="sm"/>
                          <a:tailEnd type="none" w="sm" len="sm"/>
                        </a:ln>
                      </wps:spPr>
                      <wps:txbx>
                        <w:txbxContent>
                          <w:p w14:paraId="5440D309" w14:textId="77777777" w:rsidR="006F0E00" w:rsidRDefault="00000000">
                            <w:pPr>
                              <w:jc w:val="center"/>
                              <w:textDirection w:val="btLr"/>
                            </w:pPr>
                            <w:r>
                              <w:rPr>
                                <w:b/>
                                <w:color w:val="000000"/>
                                <w:sz w:val="32"/>
                              </w:rPr>
                              <w:t>1</w:t>
                            </w:r>
                          </w:p>
                        </w:txbxContent>
                      </wps:txbx>
                      <wps:bodyPr spcFirstLastPara="1" wrap="square" lIns="91425" tIns="45700" rIns="91425" bIns="45700" anchor="ctr" anchorCtr="0">
                        <a:noAutofit/>
                      </wps:bodyPr>
                    </wps:wsp>
                  </a:graphicData>
                </a:graphic>
              </wp:anchor>
            </w:drawing>
          </mc:Choice>
          <mc:Fallback>
            <w:pict>
              <v:shapetype w14:anchorId="67FDC99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3" o:spid="_x0000_s1045" type="#_x0000_t120" style="position:absolute;left:0;text-align:left;margin-left:62pt;margin-top:5pt;width:44.4pt;height:38.5pt;z-index:251669504;visibility:visible;mso-wrap-style:square;mso-wrap-distance-left:0;mso-wrap-distance-top:0;mso-wrap-distance-right:1.1pt;mso-wrap-distance-bottom:1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" fillcolor="#c2d59b" strokecolor="#76923c" strokeweight="2pt">
                <v:stroke startarrowwidth="narrow" startarrowlength="short" endarrowwidth="narrow" endarrowlength="short"/>
                <v:textbox inset="2.53958mm,1.2694mm,2.53958mm,1.2694mm">
                  <w:txbxContent>
                    <w:p w14:paraId="5440D309" w14:textId="77777777" w:rsidR="006F0E00" w:rsidRDefault="00000000">
                      <w:pPr>
                        <w:jc w:val="center"/>
                        <w:textDirection w:val="btLr"/>
                      </w:pPr>
                      <w:r>
                        <w:rPr>
                          <w:b/>
                          <w:color w:val="000000"/>
                          <w:sz w:val="32"/>
                        </w:rPr>
                        <w:t>1</w:t>
                      </w:r>
                    </w:p>
                  </w:txbxContent>
                </v:textbox>
              </v:shape>
            </w:pict>
          </mc:Fallback>
        </mc:AlternateContent>
      </w:r>
      <w:r>
        <w:rPr>
          <w:noProof/>
        </w:rPr>
        <mc:AlternateContent>
          <mc:Choice Requires="wps">
            <w:drawing>
              <wp:anchor distT="0" distB="12700" distL="0" distR="13970" simplePos="0" relativeHeight="251670528" behindDoc="0" locked="0" layoutInCell="1" hidden="0" allowOverlap="1" wp14:anchorId="6578DC58" wp14:editId="68AA1B7F">
                <wp:simplePos x="0" y="0"/>
                <wp:positionH relativeFrom="column">
                  <wp:posOffset>1765300</wp:posOffset>
                </wp:positionH>
                <wp:positionV relativeFrom="paragraph">
                  <wp:posOffset>88900</wp:posOffset>
                </wp:positionV>
                <wp:extent cx="563880" cy="488950"/>
                <wp:effectExtent l="0" t="0" r="0" b="0"/>
                <wp:wrapNone/>
                <wp:docPr id="33" name="Flowchart: Connector 33"/>
                <wp:cNvGraphicFramePr/>
                <a:graphic xmlns:a="http://schemas.openxmlformats.org/drawingml/2006/main">
                  <a:graphicData uri="http://schemas.microsoft.com/office/word/2010/wordprocessingShape">
                    <wps:wsp>
                      <wps:cNvSpPr/>
                      <wps:spPr>
                        <a:xfrm>
                          <a:off x="5076720" y="3548160"/>
                          <a:ext cx="538560" cy="463680"/>
                        </a:xfrm>
                        <a:prstGeom prst="flowChartConnector">
                          <a:avLst/>
                        </a:prstGeom>
                        <a:solidFill>
                          <a:srgbClr val="000000"/>
                        </a:solidFill>
                        <a:ln w="25400" cap="flat" cmpd="sng">
                          <a:solidFill>
                            <a:srgbClr val="538CD5"/>
                          </a:solidFill>
                          <a:prstDash val="solid"/>
                          <a:round/>
                          <a:headEnd type="none" w="sm" len="sm"/>
                          <a:tailEnd type="none" w="sm" len="sm"/>
                        </a:ln>
                      </wps:spPr>
                      <wps:txbx>
                        <w:txbxContent>
                          <w:p w14:paraId="79FF7B46" w14:textId="77777777" w:rsidR="006F0E00" w:rsidRDefault="00000000">
                            <w:pPr>
                              <w:jc w:val="center"/>
                              <w:textDirection w:val="btLr"/>
                            </w:pPr>
                            <w:r>
                              <w:rPr>
                                <w:b/>
                                <w:color w:val="000000"/>
                                <w:sz w:val="32"/>
                              </w:rPr>
                              <w:t>2</w:t>
                            </w:r>
                          </w:p>
                        </w:txbxContent>
                      </wps:txbx>
                      <wps:bodyPr spcFirstLastPara="1" wrap="square" lIns="91425" tIns="45700" rIns="91425" bIns="45700" anchor="ctr" anchorCtr="0">
                        <a:noAutofit/>
                      </wps:bodyPr>
                    </wps:wsp>
                  </a:graphicData>
                </a:graphic>
              </wp:anchor>
            </w:drawing>
          </mc:Choice>
          <mc:Fallback>
            <w:pict>
              <v:shape w14:anchorId="6578DC58" id="Flowchart: Connector 33" o:spid="_x0000_s1046" type="#_x0000_t120" style="position:absolute;left:0;text-align:left;margin-left:139pt;margin-top:7pt;width:44.4pt;height:38.5pt;z-index:251670528;visibility:visible;mso-wrap-style:square;mso-wrap-distance-left:0;mso-wrap-distance-top:0;mso-wrap-distance-right:1.1pt;mso-wrap-distance-bottom:1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" fillcolor="black" strokecolor="#538cd5" strokeweight="2pt">
                <v:stroke startarrowwidth="narrow" startarrowlength="short" endarrowwidth="narrow" endarrowlength="short"/>
                <v:textbox inset="2.53958mm,1.2694mm,2.53958mm,1.2694mm">
                  <w:txbxContent>
                    <w:p w14:paraId="79FF7B46" w14:textId="77777777" w:rsidR="006F0E00" w:rsidRDefault="00000000">
                      <w:pPr>
                        <w:jc w:val="center"/>
                        <w:textDirection w:val="btLr"/>
                      </w:pPr>
                      <w:r>
                        <w:rPr>
                          <w:b/>
                          <w:color w:val="000000"/>
                          <w:sz w:val="32"/>
                        </w:rPr>
                        <w:t>2</w:t>
                      </w:r>
                    </w:p>
                  </w:txbxContent>
                </v:textbox>
              </v:shape>
            </w:pict>
          </mc:Fallback>
        </mc:AlternateContent>
      </w:r>
      <w:r>
        <w:rPr>
          <w:noProof/>
        </w:rPr>
        <mc:AlternateContent>
          <mc:Choice Requires="wps">
            <w:drawing>
              <wp:anchor distT="0" distB="12700" distL="0" distR="13970" simplePos="0" relativeHeight="251671552" behindDoc="0" locked="0" layoutInCell="1" hidden="0" allowOverlap="1" wp14:anchorId="60EDB6D2" wp14:editId="1A8B6E68">
                <wp:simplePos x="0" y="0"/>
                <wp:positionH relativeFrom="column">
                  <wp:posOffset>2794000</wp:posOffset>
                </wp:positionH>
                <wp:positionV relativeFrom="paragraph">
                  <wp:posOffset>63500</wp:posOffset>
                </wp:positionV>
                <wp:extent cx="563880" cy="488950"/>
                <wp:effectExtent l="0" t="0" r="0" b="0"/>
                <wp:wrapNone/>
                <wp:docPr id="35" name="Flowchart: Connector 35"/>
                <wp:cNvGraphicFramePr/>
                <a:graphic xmlns:a="http://schemas.openxmlformats.org/drawingml/2006/main">
                  <a:graphicData uri="http://schemas.microsoft.com/office/word/2010/wordprocessingShape">
                    <wps:wsp>
                      <wps:cNvSpPr/>
                      <wps:spPr>
                        <a:xfrm>
                          <a:off x="5076720" y="3548160"/>
                          <a:ext cx="538560" cy="463680"/>
                        </a:xfrm>
                        <a:prstGeom prst="flowChartConnector">
                          <a:avLst/>
                        </a:prstGeom>
                        <a:solidFill>
                          <a:srgbClr val="D7DC0E"/>
                        </a:solidFill>
                        <a:ln w="25400" cap="flat" cmpd="sng">
                          <a:solidFill>
                            <a:srgbClr val="C6C610"/>
                          </a:solidFill>
                          <a:prstDash val="solid"/>
                          <a:round/>
                          <a:headEnd type="none" w="sm" len="sm"/>
                          <a:tailEnd type="none" w="sm" len="sm"/>
                        </a:ln>
                      </wps:spPr>
                      <wps:txbx>
                        <w:txbxContent>
                          <w:p w14:paraId="18C235B5" w14:textId="77777777" w:rsidR="006F0E00" w:rsidRDefault="00000000">
                            <w:pPr>
                              <w:jc w:val="center"/>
                              <w:textDirection w:val="btLr"/>
                            </w:pPr>
                            <w:r>
                              <w:rPr>
                                <w:b/>
                                <w:color w:val="000000"/>
                                <w:sz w:val="32"/>
                              </w:rPr>
                              <w:t>3</w:t>
                            </w:r>
                          </w:p>
                        </w:txbxContent>
                      </wps:txbx>
                      <wps:bodyPr spcFirstLastPara="1" wrap="square" lIns="91425" tIns="45700" rIns="91425" bIns="45700" anchor="ctr" anchorCtr="0">
                        <a:noAutofit/>
                      </wps:bodyPr>
                    </wps:wsp>
                  </a:graphicData>
                </a:graphic>
              </wp:anchor>
            </w:drawing>
          </mc:Choice>
          <mc:Fallback>
            <w:pict>
              <v:shape w14:anchorId="60EDB6D2" id="Flowchart: Connector 35" o:spid="_x0000_s1047" type="#_x0000_t120" style="position:absolute;left:0;text-align:left;margin-left:220pt;margin-top:5pt;width:44.4pt;height:38.5pt;z-index:251671552;visibility:visible;mso-wrap-style:square;mso-wrap-distance-left:0;mso-wrap-distance-top:0;mso-wrap-distance-right:1.1pt;mso-wrap-distance-bottom:1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" fillcolor="#d7dc0e" strokecolor="#c6c610" strokeweight="2pt">
                <v:stroke startarrowwidth="narrow" startarrowlength="short" endarrowwidth="narrow" endarrowlength="short"/>
                <v:textbox inset="2.53958mm,1.2694mm,2.53958mm,1.2694mm">
                  <w:txbxContent>
                    <w:p w14:paraId="18C235B5" w14:textId="77777777" w:rsidR="006F0E00" w:rsidRDefault="00000000">
                      <w:pPr>
                        <w:jc w:val="center"/>
                        <w:textDirection w:val="btLr"/>
                      </w:pPr>
                      <w:r>
                        <w:rPr>
                          <w:b/>
                          <w:color w:val="000000"/>
                          <w:sz w:val="32"/>
                        </w:rPr>
                        <w:t>3</w:t>
                      </w:r>
                    </w:p>
                  </w:txbxContent>
                </v:textbox>
              </v:shape>
            </w:pict>
          </mc:Fallback>
        </mc:AlternateContent>
      </w:r>
      <w:r>
        <w:rPr>
          <w:noProof/>
        </w:rPr>
        <mc:AlternateContent>
          <mc:Choice Requires="wps">
            <w:drawing>
              <wp:anchor distT="0" distB="12700" distL="0" distR="13970" simplePos="0" relativeHeight="251672576" behindDoc="0" locked="0" layoutInCell="1" hidden="0" allowOverlap="1" wp14:anchorId="721756A2" wp14:editId="0463704D">
                <wp:simplePos x="0" y="0"/>
                <wp:positionH relativeFrom="column">
                  <wp:posOffset>3784600</wp:posOffset>
                </wp:positionH>
                <wp:positionV relativeFrom="paragraph">
                  <wp:posOffset>114300</wp:posOffset>
                </wp:positionV>
                <wp:extent cx="563880" cy="488950"/>
                <wp:effectExtent l="0" t="0" r="0" b="0"/>
                <wp:wrapNone/>
                <wp:docPr id="50" name="Flowchart: Connector 50"/>
                <wp:cNvGraphicFramePr/>
                <a:graphic xmlns:a="http://schemas.openxmlformats.org/drawingml/2006/main">
                  <a:graphicData uri="http://schemas.microsoft.com/office/word/2010/wordprocessingShape">
                    <wps:wsp>
                      <wps:cNvSpPr/>
                      <wps:spPr>
                        <a:xfrm>
                          <a:off x="5076720" y="3548160"/>
                          <a:ext cx="538560" cy="463680"/>
                        </a:xfrm>
                        <a:prstGeom prst="flowChartConnector">
                          <a:avLst/>
                        </a:prstGeom>
                        <a:solidFill>
                          <a:srgbClr val="FBD4B4"/>
                        </a:solidFill>
                        <a:ln w="25400" cap="flat" cmpd="sng">
                          <a:solidFill>
                            <a:srgbClr val="FABF8E"/>
                          </a:solidFill>
                          <a:prstDash val="solid"/>
                          <a:round/>
                          <a:headEnd type="none" w="sm" len="sm"/>
                          <a:tailEnd type="none" w="sm" len="sm"/>
                        </a:ln>
                      </wps:spPr>
                      <wps:txbx>
                        <w:txbxContent>
                          <w:p w14:paraId="4255E0BF" w14:textId="77777777" w:rsidR="006F0E00" w:rsidRDefault="00000000">
                            <w:pPr>
                              <w:jc w:val="center"/>
                              <w:textDirection w:val="btLr"/>
                            </w:pPr>
                            <w:r>
                              <w:rPr>
                                <w:b/>
                                <w:color w:val="000000"/>
                                <w:sz w:val="32"/>
                              </w:rPr>
                              <w:t>4</w:t>
                            </w:r>
                          </w:p>
                        </w:txbxContent>
                      </wps:txbx>
                      <wps:bodyPr spcFirstLastPara="1" wrap="square" lIns="91425" tIns="45700" rIns="91425" bIns="45700" anchor="ctr" anchorCtr="0">
                        <a:noAutofit/>
                      </wps:bodyPr>
                    </wps:wsp>
                  </a:graphicData>
                </a:graphic>
              </wp:anchor>
            </w:drawing>
          </mc:Choice>
          <mc:Fallback>
            <w:pict>
              <v:shape w14:anchorId="721756A2" id="Flowchart: Connector 50" o:spid="_x0000_s1048" type="#_x0000_t120" style="position:absolute;left:0;text-align:left;margin-left:298pt;margin-top:9pt;width:44.4pt;height:38.5pt;z-index:251672576;visibility:visible;mso-wrap-style:square;mso-wrap-distance-left:0;mso-wrap-distance-top:0;mso-wrap-distance-right:1.1pt;mso-wrap-distance-bottom:1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" fillcolor="#fbd4b4" strokecolor="#fabf8e" strokeweight="2pt">
                <v:stroke startarrowwidth="narrow" startarrowlength="short" endarrowwidth="narrow" endarrowlength="short"/>
                <v:textbox inset="2.53958mm,1.2694mm,2.53958mm,1.2694mm">
                  <w:txbxContent>
                    <w:p w14:paraId="4255E0BF" w14:textId="77777777" w:rsidR="006F0E00" w:rsidRDefault="00000000">
                      <w:pPr>
                        <w:jc w:val="center"/>
                        <w:textDirection w:val="btLr"/>
                      </w:pPr>
                      <w:r>
                        <w:rPr>
                          <w:b/>
                          <w:color w:val="000000"/>
                          <w:sz w:val="32"/>
                        </w:rPr>
                        <w:t>4</w:t>
                      </w:r>
                    </w:p>
                  </w:txbxContent>
                </v:textbox>
              </v:shape>
            </w:pict>
          </mc:Fallback>
        </mc:AlternateContent>
      </w:r>
      <w:r>
        <w:rPr>
          <w:noProof/>
        </w:rPr>
        <mc:AlternateContent>
          <mc:Choice Requires="wps">
            <w:drawing>
              <wp:anchor distT="0" distB="12700" distL="0" distR="13970" simplePos="0" relativeHeight="251673600" behindDoc="0" locked="0" layoutInCell="1" hidden="0" allowOverlap="1" wp14:anchorId="75D7FFBA" wp14:editId="7A7A86E4">
                <wp:simplePos x="0" y="0"/>
                <wp:positionH relativeFrom="column">
                  <wp:posOffset>4787900</wp:posOffset>
                </wp:positionH>
                <wp:positionV relativeFrom="paragraph">
                  <wp:posOffset>76200</wp:posOffset>
                </wp:positionV>
                <wp:extent cx="563880" cy="488950"/>
                <wp:effectExtent l="0" t="0" r="0" b="0"/>
                <wp:wrapNone/>
                <wp:docPr id="42" name="Flowchart: Connector 42"/>
                <wp:cNvGraphicFramePr/>
                <a:graphic xmlns:a="http://schemas.openxmlformats.org/drawingml/2006/main">
                  <a:graphicData uri="http://schemas.microsoft.com/office/word/2010/wordprocessingShape">
                    <wps:wsp>
                      <wps:cNvSpPr/>
                      <wps:spPr>
                        <a:xfrm>
                          <a:off x="5076720" y="3548160"/>
                          <a:ext cx="538560" cy="463680"/>
                        </a:xfrm>
                        <a:prstGeom prst="flowChartConnector">
                          <a:avLst/>
                        </a:prstGeom>
                        <a:solidFill>
                          <a:srgbClr val="FF0D0D"/>
                        </a:solidFill>
                        <a:ln w="25400" cap="flat" cmpd="sng">
                          <a:solidFill>
                            <a:srgbClr val="B00000"/>
                          </a:solidFill>
                          <a:prstDash val="solid"/>
                          <a:round/>
                          <a:headEnd type="none" w="sm" len="sm"/>
                          <a:tailEnd type="none" w="sm" len="sm"/>
                        </a:ln>
                      </wps:spPr>
                      <wps:txbx>
                        <w:txbxContent>
                          <w:p w14:paraId="3DBE0E2C" w14:textId="77777777" w:rsidR="006F0E00" w:rsidRDefault="00000000">
                            <w:pPr>
                              <w:jc w:val="center"/>
                              <w:textDirection w:val="btLr"/>
                            </w:pPr>
                            <w:r>
                              <w:rPr>
                                <w:b/>
                                <w:color w:val="000000"/>
                                <w:sz w:val="32"/>
                              </w:rPr>
                              <w:t>5</w:t>
                            </w:r>
                          </w:p>
                        </w:txbxContent>
                      </wps:txbx>
                      <wps:bodyPr spcFirstLastPara="1" wrap="square" lIns="91425" tIns="45700" rIns="91425" bIns="45700" anchor="ctr" anchorCtr="0">
                        <a:noAutofit/>
                      </wps:bodyPr>
                    </wps:wsp>
                  </a:graphicData>
                </a:graphic>
              </wp:anchor>
            </w:drawing>
          </mc:Choice>
          <mc:Fallback>
            <w:pict>
              <v:shape w14:anchorId="75D7FFBA" id="Flowchart: Connector 42" o:spid="_x0000_s1049" type="#_x0000_t120" style="position:absolute;left:0;text-align:left;margin-left:377pt;margin-top:6pt;width:44.4pt;height:38.5pt;z-index:251673600;visibility:visible;mso-wrap-style:square;mso-wrap-distance-left:0;mso-wrap-distance-top:0;mso-wrap-distance-right:1.1pt;mso-wrap-distance-bottom:1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" fillcolor="#ff0d0d" strokecolor="#b00000" strokeweight="2pt">
                <v:stroke startarrowwidth="narrow" startarrowlength="short" endarrowwidth="narrow" endarrowlength="short"/>
                <v:textbox inset="2.53958mm,1.2694mm,2.53958mm,1.2694mm">
                  <w:txbxContent>
                    <w:p w14:paraId="3DBE0E2C" w14:textId="77777777" w:rsidR="006F0E00" w:rsidRDefault="00000000">
                      <w:pPr>
                        <w:jc w:val="center"/>
                        <w:textDirection w:val="btLr"/>
                      </w:pPr>
                      <w:r>
                        <w:rPr>
                          <w:b/>
                          <w:color w:val="000000"/>
                          <w:sz w:val="32"/>
                        </w:rPr>
                        <w:t>5</w:t>
                      </w:r>
                    </w:p>
                  </w:txbxContent>
                </v:textbox>
              </v:shape>
            </w:pict>
          </mc:Fallback>
        </mc:AlternateContent>
      </w:r>
    </w:p>
    <w:p w14:paraId="7FCCDFF3" w14:textId="77777777" w:rsidR="006F0E00" w:rsidRDefault="006F0E00">
      <w:pPr>
        <w:spacing w:line="276" w:lineRule="auto"/>
        <w:jc w:val="both"/>
        <w:rPr>
          <w:b/>
        </w:rPr>
      </w:pPr>
    </w:p>
    <w:p w14:paraId="71B85A85" w14:textId="77777777" w:rsidR="006F0E00" w:rsidRDefault="006F0E00">
      <w:pPr>
        <w:spacing w:line="276" w:lineRule="auto"/>
        <w:jc w:val="both"/>
        <w:rPr>
          <w:b/>
        </w:rPr>
      </w:pPr>
    </w:p>
    <w:p w14:paraId="48759A39" w14:textId="77777777" w:rsidR="006F0E00" w:rsidRDefault="006F0E00">
      <w:pPr>
        <w:spacing w:line="276" w:lineRule="auto"/>
        <w:jc w:val="both"/>
        <w:rPr>
          <w:b/>
        </w:rPr>
      </w:pPr>
    </w:p>
    <w:p w14:paraId="62AA6AED" w14:textId="77777777" w:rsidR="006F0E00" w:rsidRDefault="006F0E00">
      <w:pPr>
        <w:spacing w:line="276" w:lineRule="auto"/>
        <w:jc w:val="both"/>
        <w:rPr>
          <w:b/>
        </w:rPr>
      </w:pPr>
    </w:p>
    <w:p w14:paraId="3ED4E75B" w14:textId="77777777" w:rsidR="006F0E00" w:rsidRDefault="00000000">
      <w:pPr>
        <w:spacing w:line="276" w:lineRule="auto"/>
        <w:jc w:val="both"/>
        <w:rPr>
          <w:b/>
        </w:rPr>
      </w:pPr>
      <w:r>
        <w:rPr>
          <w:noProof/>
        </w:rPr>
        <mc:AlternateContent>
          <mc:Choice Requires="wps">
            <w:drawing>
              <wp:anchor distT="0" distB="11430" distL="0" distR="10160" simplePos="0" relativeHeight="251674624" behindDoc="0" locked="0" layoutInCell="1" hidden="0" allowOverlap="1" wp14:anchorId="4995D0A3" wp14:editId="1371E824">
                <wp:simplePos x="0" y="0"/>
                <wp:positionH relativeFrom="column">
                  <wp:posOffset>368300</wp:posOffset>
                </wp:positionH>
                <wp:positionV relativeFrom="paragraph">
                  <wp:posOffset>88900</wp:posOffset>
                </wp:positionV>
                <wp:extent cx="1348740" cy="775970"/>
                <wp:effectExtent l="0" t="0" r="0" b="0"/>
                <wp:wrapNone/>
                <wp:docPr id="37" name="Rectangle 37"/>
                <wp:cNvGraphicFramePr/>
                <a:graphic xmlns:a="http://schemas.openxmlformats.org/drawingml/2006/main">
                  <a:graphicData uri="http://schemas.microsoft.com/office/word/2010/wordprocessingShape">
                    <wps:wsp>
                      <wps:cNvSpPr/>
                      <wps:spPr>
                        <a:xfrm>
                          <a:off x="4684320" y="3404700"/>
                          <a:ext cx="1323360" cy="750600"/>
                        </a:xfrm>
                        <a:prstGeom prst="rect">
                          <a:avLst/>
                        </a:prstGeom>
                        <a:solidFill>
                          <a:srgbClr val="000000"/>
                        </a:solidFill>
                        <a:ln w="25400" cap="flat" cmpd="sng">
                          <a:solidFill>
                            <a:srgbClr val="7F7F7F"/>
                          </a:solidFill>
                          <a:prstDash val="solid"/>
                          <a:round/>
                          <a:headEnd type="none" w="sm" len="sm"/>
                          <a:tailEnd type="none" w="sm" len="sm"/>
                        </a:ln>
                      </wps:spPr>
                      <wps:txbx>
                        <w:txbxContent>
                          <w:p w14:paraId="10CAF8BE" w14:textId="77777777" w:rsidR="006F0E00" w:rsidRDefault="00000000">
                            <w:pPr>
                              <w:jc w:val="center"/>
                              <w:textDirection w:val="btLr"/>
                            </w:pPr>
                            <w:r>
                              <w:rPr>
                                <w:b/>
                                <w:color w:val="000000"/>
                              </w:rPr>
                              <w:t>AD tiền lâm sàng</w:t>
                            </w:r>
                          </w:p>
                          <w:p w14:paraId="55B53E5B" w14:textId="77777777" w:rsidR="006F0E00" w:rsidRDefault="00000000">
                            <w:pPr>
                              <w:jc w:val="center"/>
                              <w:textDirection w:val="btLr"/>
                            </w:pPr>
                            <w:r>
                              <w:rPr>
                                <w:color w:val="000000"/>
                                <w:sz w:val="16"/>
                              </w:rPr>
                              <w:t>Không triệu chứng nhưng những thay đổi có thể xảy ra trong não.</w:t>
                            </w:r>
                          </w:p>
                        </w:txbxContent>
                      </wps:txbx>
                      <wps:bodyPr spcFirstLastPara="1" wrap="square" lIns="91425" tIns="45700" rIns="91425" bIns="45700" anchor="ctr" anchorCtr="0">
                        <a:noAutofit/>
                      </wps:bodyPr>
                    </wps:wsp>
                  </a:graphicData>
                </a:graphic>
              </wp:anchor>
            </w:drawing>
          </mc:Choice>
          <mc:Fallback>
            <w:pict>
              <v:rect w14:anchorId="4995D0A3" id="Rectangle 37" o:spid="_x0000_s1050" style="position:absolute;left:0;text-align:left;margin-left:29pt;margin-top:7pt;width:106.2pt;height:61.1pt;z-index:251674624;visibility:visible;mso-wrap-style:square;mso-wrap-distance-left:0;mso-wrap-distance-top:0;mso-wrap-distance-right:.8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" fillcolor="black" strokecolor="#7f7f7f" strokeweight="2pt">
                <v:stroke startarrowwidth="narrow" startarrowlength="short" endarrowwidth="narrow" endarrowlength="short" joinstyle="round"/>
                <v:textbox inset="2.53958mm,1.2694mm,2.53958mm,1.2694mm">
                  <w:txbxContent>
                    <w:p w14:paraId="10CAF8BE" w14:textId="77777777" w:rsidR="006F0E00" w:rsidRDefault="00000000">
                      <w:pPr>
                        <w:jc w:val="center"/>
                        <w:textDirection w:val="btLr"/>
                      </w:pPr>
                      <w:r>
                        <w:rPr>
                          <w:b/>
                          <w:color w:val="000000"/>
                        </w:rPr>
                        <w:t>AD tiền lâm sàng</w:t>
                      </w:r>
                    </w:p>
                    <w:p w14:paraId="55B53E5B" w14:textId="77777777" w:rsidR="006F0E00" w:rsidRDefault="00000000">
                      <w:pPr>
                        <w:jc w:val="center"/>
                        <w:textDirection w:val="btLr"/>
                      </w:pPr>
                      <w:r>
                        <w:rPr>
                          <w:color w:val="000000"/>
                          <w:sz w:val="16"/>
                        </w:rPr>
                        <w:t>Không triệu chứng nhưng những thay đổi có thể xảy ra trong não.</w:t>
                      </w:r>
                    </w:p>
                  </w:txbxContent>
                </v:textbox>
              </v:rect>
            </w:pict>
          </mc:Fallback>
        </mc:AlternateContent>
      </w:r>
      <w:r>
        <w:rPr>
          <w:noProof/>
        </w:rPr>
        <mc:AlternateContent>
          <mc:Choice Requires="wps">
            <w:drawing>
              <wp:anchor distT="0" distB="17780" distL="0" distR="17145" simplePos="0" relativeHeight="251675648" behindDoc="0" locked="0" layoutInCell="1" hidden="0" allowOverlap="1" wp14:anchorId="13E36846" wp14:editId="16240BF1">
                <wp:simplePos x="0" y="0"/>
                <wp:positionH relativeFrom="column">
                  <wp:posOffset>2413000</wp:posOffset>
                </wp:positionH>
                <wp:positionV relativeFrom="paragraph">
                  <wp:posOffset>88900</wp:posOffset>
                </wp:positionV>
                <wp:extent cx="1325880" cy="772795"/>
                <wp:effectExtent l="0" t="0" r="0" b="0"/>
                <wp:wrapNone/>
                <wp:docPr id="31" name="Rectangle 31"/>
                <wp:cNvGraphicFramePr/>
                <a:graphic xmlns:a="http://schemas.openxmlformats.org/drawingml/2006/main">
                  <a:graphicData uri="http://schemas.microsoft.com/office/word/2010/wordprocessingShape">
                    <wps:wsp>
                      <wps:cNvSpPr/>
                      <wps:spPr>
                        <a:xfrm>
                          <a:off x="4687740" y="3398400"/>
                          <a:ext cx="1316520" cy="763200"/>
                        </a:xfrm>
                        <a:prstGeom prst="rect">
                          <a:avLst/>
                        </a:prstGeom>
                        <a:solidFill>
                          <a:srgbClr val="000000"/>
                        </a:solidFill>
                        <a:ln w="9525" cap="rnd" cmpd="sng">
                          <a:solidFill>
                            <a:srgbClr val="7F7F7F"/>
                          </a:solidFill>
                          <a:prstDash val="solid"/>
                          <a:round/>
                          <a:headEnd type="none" w="sm" len="sm"/>
                          <a:tailEnd type="none" w="sm" len="sm"/>
                        </a:ln>
                      </wps:spPr>
                      <wps:txbx>
                        <w:txbxContent>
                          <w:p w14:paraId="3DABEA57" w14:textId="77777777" w:rsidR="006F0E00" w:rsidRDefault="00000000">
                            <w:pPr>
                              <w:jc w:val="center"/>
                              <w:textDirection w:val="btLr"/>
                            </w:pPr>
                            <w:r>
                              <w:rPr>
                                <w:b/>
                                <w:color w:val="000000"/>
                              </w:rPr>
                              <w:t>AD mức độ nhẹ</w:t>
                            </w:r>
                          </w:p>
                          <w:p w14:paraId="0749E17A" w14:textId="77777777" w:rsidR="006F0E00" w:rsidRDefault="00000000">
                            <w:pPr>
                              <w:jc w:val="center"/>
                              <w:textDirection w:val="btLr"/>
                            </w:pPr>
                            <w:r>
                              <w:rPr>
                                <w:color w:val="000000"/>
                                <w:sz w:val="16"/>
                              </w:rPr>
                              <w:t>Triệu chứng ảnh hưởng tới một số sinh hoạt hằng ngày</w:t>
                            </w:r>
                          </w:p>
                        </w:txbxContent>
                      </wps:txbx>
                      <wps:bodyPr spcFirstLastPara="1" wrap="square" lIns="91425" tIns="45700" rIns="91425" bIns="45700" anchor="ctr" anchorCtr="0">
                        <a:noAutofit/>
                      </wps:bodyPr>
                    </wps:wsp>
                  </a:graphicData>
                </a:graphic>
              </wp:anchor>
            </w:drawing>
          </mc:Choice>
          <mc:Fallback>
            <w:pict>
              <v:rect w14:anchorId="13E36846" id="Rectangle 31" o:spid="_x0000_s1051" style="position:absolute;left:0;text-align:left;margin-left:190pt;margin-top:7pt;width:104.4pt;height:60.85pt;z-index:251675648;visibility:visible;mso-wrap-style:square;mso-wrap-distance-left:0;mso-wrap-distance-top:0;mso-wrap-distance-right:1.35pt;mso-wrap-distance-bottom:1.4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" fillcolor="black" strokecolor="#7f7f7f">
                <v:stroke startarrowwidth="narrow" startarrowlength="short" endarrowwidth="narrow" endarrowlength="short" joinstyle="round" endcap="round"/>
                <v:textbox inset="2.53958mm,1.2694mm,2.53958mm,1.2694mm">
                  <w:txbxContent>
                    <w:p w14:paraId="3DABEA57" w14:textId="77777777" w:rsidR="006F0E00" w:rsidRDefault="00000000">
                      <w:pPr>
                        <w:jc w:val="center"/>
                        <w:textDirection w:val="btLr"/>
                      </w:pPr>
                      <w:r>
                        <w:rPr>
                          <w:b/>
                          <w:color w:val="000000"/>
                        </w:rPr>
                        <w:t>AD mức độ nhẹ</w:t>
                      </w:r>
                    </w:p>
                    <w:p w14:paraId="0749E17A" w14:textId="77777777" w:rsidR="006F0E00" w:rsidRDefault="00000000">
                      <w:pPr>
                        <w:jc w:val="center"/>
                        <w:textDirection w:val="btLr"/>
                      </w:pPr>
                      <w:r>
                        <w:rPr>
                          <w:color w:val="000000"/>
                          <w:sz w:val="16"/>
                        </w:rPr>
                        <w:t>Triệu chứng ảnh hưởng tới một số sinh hoạt hằng ngày</w:t>
                      </w:r>
                    </w:p>
                  </w:txbxContent>
                </v:textbox>
              </v:rect>
            </w:pict>
          </mc:Fallback>
        </mc:AlternateContent>
      </w:r>
      <w:r>
        <w:rPr>
          <w:noProof/>
        </w:rPr>
        <mc:AlternateContent>
          <mc:Choice Requires="wps">
            <w:drawing>
              <wp:anchor distT="0" distB="17780" distL="0" distR="17145" simplePos="0" relativeHeight="251676672" behindDoc="0" locked="0" layoutInCell="1" hidden="0" allowOverlap="1" wp14:anchorId="7FEACD1A" wp14:editId="6DCB5342">
                <wp:simplePos x="0" y="0"/>
                <wp:positionH relativeFrom="column">
                  <wp:posOffset>4419600</wp:posOffset>
                </wp:positionH>
                <wp:positionV relativeFrom="paragraph">
                  <wp:posOffset>88900</wp:posOffset>
                </wp:positionV>
                <wp:extent cx="1325880" cy="772795"/>
                <wp:effectExtent l="0" t="0" r="0" b="0"/>
                <wp:wrapNone/>
                <wp:docPr id="46" name="Rectangle 46"/>
                <wp:cNvGraphicFramePr/>
                <a:graphic xmlns:a="http://schemas.openxmlformats.org/drawingml/2006/main">
                  <a:graphicData uri="http://schemas.microsoft.com/office/word/2010/wordprocessingShape">
                    <wps:wsp>
                      <wps:cNvSpPr/>
                      <wps:spPr>
                        <a:xfrm>
                          <a:off x="4687740" y="3398400"/>
                          <a:ext cx="1316520" cy="763200"/>
                        </a:xfrm>
                        <a:prstGeom prst="rect">
                          <a:avLst/>
                        </a:prstGeom>
                        <a:solidFill>
                          <a:srgbClr val="000000"/>
                        </a:solidFill>
                        <a:ln w="9525" cap="rnd" cmpd="sng">
                          <a:solidFill>
                            <a:srgbClr val="7F7F7F"/>
                          </a:solidFill>
                          <a:prstDash val="solid"/>
                          <a:round/>
                          <a:headEnd type="none" w="sm" len="sm"/>
                          <a:tailEnd type="none" w="sm" len="sm"/>
                        </a:ln>
                      </wps:spPr>
                      <wps:txbx>
                        <w:txbxContent>
                          <w:p w14:paraId="32B8F12D" w14:textId="77777777" w:rsidR="006F0E00" w:rsidRDefault="00000000">
                            <w:pPr>
                              <w:jc w:val="center"/>
                              <w:textDirection w:val="btLr"/>
                            </w:pPr>
                            <w:r>
                              <w:rPr>
                                <w:b/>
                                <w:color w:val="000000"/>
                              </w:rPr>
                              <w:t>AD mức độ nặng</w:t>
                            </w:r>
                          </w:p>
                          <w:p w14:paraId="7C092C14" w14:textId="77777777" w:rsidR="006F0E00" w:rsidRDefault="00000000">
                            <w:pPr>
                              <w:jc w:val="center"/>
                              <w:textDirection w:val="btLr"/>
                            </w:pPr>
                            <w:r>
                              <w:rPr>
                                <w:color w:val="000000"/>
                                <w:sz w:val="16"/>
                              </w:rPr>
                              <w:t>Triệu chứng ảnh hưởng hầu hết sinh hoạt hằng ngày</w:t>
                            </w:r>
                          </w:p>
                        </w:txbxContent>
                      </wps:txbx>
                      <wps:bodyPr spcFirstLastPara="1" wrap="square" lIns="91425" tIns="45700" rIns="91425" bIns="45700" anchor="ctr" anchorCtr="0">
                        <a:noAutofit/>
                      </wps:bodyPr>
                    </wps:wsp>
                  </a:graphicData>
                </a:graphic>
              </wp:anchor>
            </w:drawing>
          </mc:Choice>
          <mc:Fallback>
            <w:pict>
              <v:rect w14:anchorId="7FEACD1A" id="Rectangle 46" o:spid="_x0000_s1052" style="position:absolute;left:0;text-align:left;margin-left:348pt;margin-top:7pt;width:104.4pt;height:60.85pt;z-index:251676672;visibility:visible;mso-wrap-style:square;mso-wrap-distance-left:0;mso-wrap-distance-top:0;mso-wrap-distance-right:1.35pt;mso-wrap-distance-bottom:1.4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" fillcolor="black" strokecolor="#7f7f7f">
                <v:stroke startarrowwidth="narrow" startarrowlength="short" endarrowwidth="narrow" endarrowlength="short" joinstyle="round" endcap="round"/>
                <v:textbox inset="2.53958mm,1.2694mm,2.53958mm,1.2694mm">
                  <w:txbxContent>
                    <w:p w14:paraId="32B8F12D" w14:textId="77777777" w:rsidR="006F0E00" w:rsidRDefault="00000000">
                      <w:pPr>
                        <w:jc w:val="center"/>
                        <w:textDirection w:val="btLr"/>
                      </w:pPr>
                      <w:r>
                        <w:rPr>
                          <w:b/>
                          <w:color w:val="000000"/>
                        </w:rPr>
                        <w:t>AD mức độ nặng</w:t>
                      </w:r>
                    </w:p>
                    <w:p w14:paraId="7C092C14" w14:textId="77777777" w:rsidR="006F0E00" w:rsidRDefault="00000000">
                      <w:pPr>
                        <w:jc w:val="center"/>
                        <w:textDirection w:val="btLr"/>
                      </w:pPr>
                      <w:r>
                        <w:rPr>
                          <w:color w:val="000000"/>
                          <w:sz w:val="16"/>
                        </w:rPr>
                        <w:t>Triệu chứng ảnh hưởng hầu hết sinh hoạt hằng ngày</w:t>
                      </w:r>
                    </w:p>
                  </w:txbxContent>
                </v:textbox>
              </v:rect>
            </w:pict>
          </mc:Fallback>
        </mc:AlternateContent>
      </w:r>
    </w:p>
    <w:p w14:paraId="08BC5F0F" w14:textId="77777777" w:rsidR="006F0E00" w:rsidRDefault="006F0E00">
      <w:pPr>
        <w:pBdr>
          <w:top w:val="nil"/>
          <w:left w:val="nil"/>
          <w:bottom w:val="nil"/>
          <w:right w:val="nil"/>
          <w:between w:val="nil"/>
        </w:pBdr>
        <w:spacing w:line="276" w:lineRule="auto"/>
        <w:jc w:val="both"/>
        <w:rPr>
          <w:color w:val="000000"/>
          <w:sz w:val="24"/>
          <w:szCs w:val="24"/>
        </w:rPr>
      </w:pPr>
    </w:p>
    <w:p w14:paraId="3D97837D" w14:textId="77777777" w:rsidR="006F0E00" w:rsidRDefault="006F0E00">
      <w:pPr>
        <w:pBdr>
          <w:top w:val="nil"/>
          <w:left w:val="nil"/>
          <w:bottom w:val="nil"/>
          <w:right w:val="nil"/>
          <w:between w:val="nil"/>
        </w:pBdr>
        <w:spacing w:line="276" w:lineRule="auto"/>
        <w:jc w:val="both"/>
        <w:rPr>
          <w:color w:val="000000"/>
          <w:sz w:val="24"/>
          <w:szCs w:val="24"/>
        </w:rPr>
      </w:pPr>
    </w:p>
    <w:p w14:paraId="789C1F5C" w14:textId="77777777" w:rsidR="006F0E00" w:rsidRDefault="006F0E00">
      <w:pPr>
        <w:pBdr>
          <w:top w:val="nil"/>
          <w:left w:val="nil"/>
          <w:bottom w:val="nil"/>
          <w:right w:val="nil"/>
          <w:between w:val="nil"/>
        </w:pBdr>
        <w:spacing w:line="276" w:lineRule="auto"/>
        <w:jc w:val="both"/>
        <w:rPr>
          <w:color w:val="000000"/>
          <w:sz w:val="24"/>
          <w:szCs w:val="24"/>
        </w:rPr>
      </w:pPr>
    </w:p>
    <w:p w14:paraId="186BFB2B" w14:textId="77777777" w:rsidR="006F0E00" w:rsidRDefault="006F0E00">
      <w:pPr>
        <w:pBdr>
          <w:top w:val="nil"/>
          <w:left w:val="nil"/>
          <w:bottom w:val="nil"/>
          <w:right w:val="nil"/>
          <w:between w:val="nil"/>
        </w:pBdr>
        <w:spacing w:line="276" w:lineRule="auto"/>
        <w:jc w:val="both"/>
        <w:rPr>
          <w:color w:val="000000"/>
          <w:sz w:val="24"/>
          <w:szCs w:val="24"/>
        </w:rPr>
      </w:pPr>
    </w:p>
    <w:p w14:paraId="018F6615" w14:textId="77777777" w:rsidR="006F0E00" w:rsidRDefault="00000000">
      <w:pPr>
        <w:pBdr>
          <w:top w:val="nil"/>
          <w:left w:val="nil"/>
          <w:bottom w:val="nil"/>
          <w:right w:val="nil"/>
          <w:between w:val="nil"/>
        </w:pBdr>
        <w:spacing w:line="276" w:lineRule="auto"/>
        <w:jc w:val="center"/>
        <w:rPr>
          <w:color w:val="000000"/>
          <w:sz w:val="24"/>
          <w:szCs w:val="24"/>
        </w:rPr>
      </w:pPr>
      <w:r>
        <w:rPr>
          <w:color w:val="000000"/>
          <w:sz w:val="24"/>
          <w:szCs w:val="24"/>
        </w:rPr>
        <w:t>Hình 1. Các giai đoạn của bệnh Alzheimer (Alcheimer's Association, 2024)</w:t>
      </w:r>
    </w:p>
    <w:p w14:paraId="754BF5B6" w14:textId="77777777" w:rsidR="006F0E00" w:rsidRDefault="006F0E00">
      <w:pPr>
        <w:pBdr>
          <w:top w:val="nil"/>
          <w:left w:val="nil"/>
          <w:bottom w:val="nil"/>
          <w:right w:val="nil"/>
          <w:between w:val="nil"/>
        </w:pBdr>
        <w:spacing w:line="276" w:lineRule="auto"/>
        <w:jc w:val="both"/>
        <w:rPr>
          <w:color w:val="000000"/>
          <w:sz w:val="24"/>
          <w:szCs w:val="24"/>
        </w:rPr>
      </w:pPr>
    </w:p>
    <w:p w14:paraId="7E1E4F42" w14:textId="77777777" w:rsidR="006F0E00" w:rsidRDefault="00000000">
      <w:pPr>
        <w:pBdr>
          <w:top w:val="nil"/>
          <w:left w:val="nil"/>
          <w:bottom w:val="nil"/>
          <w:right w:val="nil"/>
          <w:between w:val="nil"/>
        </w:pBdr>
        <w:spacing w:line="276" w:lineRule="auto"/>
        <w:jc w:val="both"/>
        <w:rPr>
          <w:color w:val="000000"/>
          <w:sz w:val="24"/>
          <w:szCs w:val="24"/>
        </w:rPr>
      </w:pPr>
      <w:r>
        <w:rPr>
          <w:color w:val="000000"/>
          <w:sz w:val="24"/>
          <w:szCs w:val="24"/>
        </w:rPr>
        <w:t xml:space="preserve">Nguyên nhân và cơ chế gây bệnh của AD rất phức tạp và hiện chưa có phương pháp điều trị hiệu quả. Bên cạnh đó hầu hết bệnh nhân nhận được chẩn đoán AD khi họ đã đến giai đoạn vừa và nặng của bệnh, giai đoạn mà những hoạt động hằng ngày cơ bản thì mất đi. Nhầm lẫn và chậm trễ trong chẩn đoán phản ánh các khoảng trống trong kiến thức về bệnh cùng với các yếu tố khác như nhầm lẫn trong niềm tin là mất trí nhớ và các vấn đề nhận thức là do tuổi già,; thiếu công nhận giữa bệnh nhân và người chăm sóc; và không có có dấu hiệu sinh học AD đáng tin cậy, chính xác và đơn giản (Liss, et al., 2021). Không những thế một điều quang trọng ở giai đoạn MCI là “thời kỳ cửa sổ” (critical window) kéo dài khoảng hai đến ba năm kể từ khi bệnh khởi phát, đại diện cho một cơ hội để can thiệp và thay đổi chiều hướng tiến triển của sự suy giảm nhận thức. Ở giai đoạn này, số lượng tế bào thần kinh chưa bị tổn thương đáng kể, các kết nối tế bào thần kinh vẫn được bảo toàn, nhiều vùng não vẫn chưa bị teo lại. Do đó, việc phát hiện dẫn đến các can thiệp sớm có thể phục hồi hoặc củng cố kết nối tế bào thần kinh để cải thiện nhận thức của bệnh nhân và giảm thiểu xác suất chuyển đổi từ MCI thành sa sút trí tuệ (Haroutunian, Hoffman, &amp; Been, 2009; Wang, et al., 2020). Vì thế, sàng lọc, chẩn đoán và can thiệp AD sớm rất quan trọng, nhưng gần đây chẩn đoán AD với độ chính xác cao liên quan phân tích cấu trúc não dùng chụp cộng hưởng từ (MRI) và chụp ghi hình cắt lớp positron (PET). Tuy nhiên, những phương pháp này không phù hợp cho việc sàng lọc và chẩn doán sớm vì cần các chuyên viên y tế và tốn kém chi phí (Fu, Xu, Zhang, Zhang, &amp; Cao, 2024). Việc phát triển một mô hình hỗ trợ trong việc sàng lọc cho AD tận dụng trí tuệ nhân tạo (AI) có thể cung cấp một ý nghĩa về kinh tế và tiện lợi trong việc phát hiện sớm bệnh AD là một điều cần thiết. Có những nghiên cứu  nhận thấy các suy giảm khả năng ngôn ngữ ở bệnh nhân AD trong giai đoạn sớm cũng là một lý do nền tảng cho việc tận dụng phân tích giọng nói để tạo một ứng dụng tiện lợi trong hỗ trợ sàng lọc giúp cho người bệnh có thể biết tình trạng sức khoẻ não bộ của bản thân để có thể tới bệnh viện nhận các hỗ trợ sớm từ y bác sĩ và các chuyên viên y tế giúp giảm quá trình </w:t>
      </w:r>
      <w:r>
        <w:rPr>
          <w:color w:val="000000"/>
          <w:sz w:val="24"/>
          <w:szCs w:val="24"/>
        </w:rPr>
        <w:lastRenderedPageBreak/>
        <w:t>phát triển của bệnh. (Fu, Xu, Zhang, Zhang, &amp; Cao, 2024; Ivanova, Martínez-Nicolás, &amp; Meilán, 2024; Pulido, et al., 2020).</w:t>
      </w:r>
    </w:p>
    <w:p w14:paraId="6BD3A45D" w14:textId="77777777" w:rsidR="006F0E00" w:rsidRDefault="006F0E00">
      <w:pPr>
        <w:pBdr>
          <w:top w:val="nil"/>
          <w:left w:val="nil"/>
          <w:bottom w:val="nil"/>
          <w:right w:val="nil"/>
          <w:between w:val="nil"/>
        </w:pBdr>
        <w:spacing w:line="276" w:lineRule="auto"/>
        <w:jc w:val="both"/>
        <w:rPr>
          <w:color w:val="000000"/>
          <w:sz w:val="24"/>
          <w:szCs w:val="24"/>
        </w:rPr>
      </w:pPr>
    </w:p>
    <w:p w14:paraId="31557AB3" w14:textId="77777777" w:rsidR="006F0E00" w:rsidRDefault="00000000">
      <w:pPr>
        <w:pBdr>
          <w:top w:val="nil"/>
          <w:left w:val="nil"/>
          <w:bottom w:val="nil"/>
          <w:right w:val="nil"/>
          <w:between w:val="nil"/>
        </w:pBdr>
        <w:spacing w:line="276" w:lineRule="auto"/>
        <w:jc w:val="both"/>
        <w:rPr>
          <w:color w:val="000000"/>
          <w:sz w:val="24"/>
          <w:szCs w:val="24"/>
        </w:rPr>
      </w:pPr>
      <w:r>
        <w:rPr>
          <w:color w:val="000000"/>
          <w:sz w:val="24"/>
          <w:szCs w:val="24"/>
        </w:rPr>
        <w:t>Tín hiệu âm thanh gồm 2 dạng thông tin:</w:t>
      </w:r>
    </w:p>
    <w:p w14:paraId="3750E2B2"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 xml:space="preserve">Các đặc trưng âm học (acoustic features) dựa trên các đặc tính vật lý của âm thanh như âm sắc, tần số cơ bản, cấu trúc hài hoà và phân bố năng lượng trong các miền thời gian và tần số,… Những đặc trưng này phản ánh sự khác biệt giữa các cá thể và những thay đổi trong việc truyền tải những thay đổi cảm xúc và ngữ điệu trong lời nói (Fu, Xu, Zhang, Zhang, &amp; Cao, 2024). Việc dựa trên các đặc trưng âm học có thể biểu thị sự khác nhau giữa các bệnh nhân MCI, AD và người khỏe mạnh được phản ánh trong những thay đổi về tốc độ nói, ngắt nghỉ và độ trôi chạy, vì sự thay đổi trong đặc điểm âm học này là kết quả của những khó khăn trong việc tìm lại từ, xây dựng câu và duy trì tính mạch lạc (Haider, De La Fuente, &amp; Luz, 2020). </w:t>
      </w:r>
    </w:p>
    <w:p w14:paraId="35158CF3" w14:textId="77777777" w:rsidR="006F0E00" w:rsidRDefault="00000000">
      <w:pPr>
        <w:numPr>
          <w:ilvl w:val="1"/>
          <w:numId w:val="3"/>
        </w:numPr>
        <w:pBdr>
          <w:top w:val="nil"/>
          <w:left w:val="nil"/>
          <w:bottom w:val="nil"/>
          <w:right w:val="nil"/>
          <w:between w:val="nil"/>
        </w:pBdr>
        <w:spacing w:line="276" w:lineRule="auto"/>
        <w:jc w:val="both"/>
        <w:rPr>
          <w:color w:val="000000"/>
          <w:sz w:val="24"/>
          <w:szCs w:val="24"/>
        </w:rPr>
      </w:pPr>
      <w:r>
        <w:rPr>
          <w:color w:val="000000"/>
          <w:sz w:val="24"/>
          <w:szCs w:val="24"/>
        </w:rPr>
        <w:t>Các đặc trưng âm học có thể lấy trước tiếp từ file âm thanh bằng các công cụ mã nguồn mở: ComParE (Bae, et al., 2023), eGeMAPS (Bae, et al., 2023), Bag-of-Audio-Words (BoAW) (Maximilian, Fabien, &amp; Schuller, 2016), and Multi-resolution Cochleagram features (MRCGs) (Chen, Wang, &amp; Wang, 2014).</w:t>
      </w:r>
    </w:p>
    <w:p w14:paraId="16CD084B" w14:textId="77777777" w:rsidR="006F0E00" w:rsidRDefault="00000000">
      <w:pPr>
        <w:numPr>
          <w:ilvl w:val="1"/>
          <w:numId w:val="3"/>
        </w:numPr>
        <w:pBdr>
          <w:top w:val="nil"/>
          <w:left w:val="nil"/>
          <w:bottom w:val="nil"/>
          <w:right w:val="nil"/>
          <w:between w:val="nil"/>
        </w:pBdr>
        <w:spacing w:line="276" w:lineRule="auto"/>
        <w:jc w:val="both"/>
        <w:rPr>
          <w:color w:val="000000"/>
          <w:sz w:val="24"/>
          <w:szCs w:val="24"/>
        </w:rPr>
      </w:pPr>
      <w:r>
        <w:rPr>
          <w:color w:val="000000"/>
          <w:sz w:val="24"/>
          <w:szCs w:val="24"/>
        </w:rPr>
        <w:t xml:space="preserve">Đối với máy học, feature embedding là một kỹ thuật trong học máy bằng cách chuyển dự liệu nhiều chiều (high-dimension data) thành các vec-tơ đặc trưng với ít chiều hơn (lower-dimensional vector). Điều này giúp bảo toàn các thông tin cần thiết khi đưa vào các thuật toán máy học để dự đoán hay phân loại. Một số mô hình giúp tạo các feature embedding giúp tạo ra các đặc trưng âm học: VGGish (Koo, Lee, Pyo, Jo, &amp; Lee, 2020), Log-Mel spectrograms (Nicholas, et al., 2020), wav2vec2 (Baevski, Zhou, Mohamed, &amp; Auli, 2020). </w:t>
      </w:r>
    </w:p>
    <w:p w14:paraId="52C3D9B2"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Các đặc trưng ngữ nghĩa (semantic features) dựa trên nội dung được truyền tải trong lời nói. Trong các nghiên cứu về phân tích giọng nói ở các bệnh nhân AD nhận thấy các vấn đề thường tập trung ở các thông tin ngôn ngữ ở cấp độ từ vựng, cú pháp và logic ý nghĩa trong câu nói (Fu, Xu, Zhang, Zhang, &amp; Cao, 2024).</w:t>
      </w:r>
    </w:p>
    <w:p w14:paraId="3E836133" w14:textId="77777777" w:rsidR="006F0E00" w:rsidRDefault="00000000">
      <w:pPr>
        <w:numPr>
          <w:ilvl w:val="1"/>
          <w:numId w:val="3"/>
        </w:numPr>
        <w:pBdr>
          <w:top w:val="nil"/>
          <w:left w:val="nil"/>
          <w:bottom w:val="nil"/>
          <w:right w:val="nil"/>
          <w:between w:val="nil"/>
        </w:pBdr>
        <w:spacing w:line="276" w:lineRule="auto"/>
        <w:jc w:val="both"/>
        <w:rPr>
          <w:color w:val="000000"/>
          <w:sz w:val="24"/>
          <w:szCs w:val="24"/>
        </w:rPr>
      </w:pPr>
      <w:r>
        <w:rPr>
          <w:color w:val="000000"/>
          <w:sz w:val="24"/>
          <w:szCs w:val="24"/>
        </w:rPr>
        <w:t>Part-of-speech (POS): giúp phát hiện những thay đổi nào ở bệnh nhân AD/MCI (ví dụ: giảm sử dụng tính từ, trạng từ; tăng tỷ lệ danh từ hoặc từ đệm; cấu trúc câu đơn giản hơn) (Shakeri &amp; Farmanbar, 2025).</w:t>
      </w:r>
    </w:p>
    <w:p w14:paraId="5134ABB5" w14:textId="77777777" w:rsidR="006F0E00" w:rsidRDefault="00000000">
      <w:pPr>
        <w:numPr>
          <w:ilvl w:val="1"/>
          <w:numId w:val="3"/>
        </w:numPr>
        <w:pBdr>
          <w:top w:val="nil"/>
          <w:left w:val="nil"/>
          <w:bottom w:val="nil"/>
          <w:right w:val="nil"/>
          <w:between w:val="nil"/>
        </w:pBdr>
        <w:spacing w:line="276" w:lineRule="auto"/>
        <w:jc w:val="both"/>
        <w:rPr>
          <w:color w:val="000000"/>
          <w:sz w:val="24"/>
          <w:szCs w:val="24"/>
        </w:rPr>
      </w:pPr>
      <w:r>
        <w:rPr>
          <w:color w:val="000000"/>
          <w:sz w:val="24"/>
          <w:szCs w:val="24"/>
        </w:rPr>
        <w:t>TF-IDF: phản ánh sự nghèo nàn về từ vựng hoặc lặp lại từ ngữ ở bệnh nhân (Shakeri &amp; Farmanbar, 2025).</w:t>
      </w:r>
    </w:p>
    <w:p w14:paraId="6CAC11D9" w14:textId="77777777" w:rsidR="006F0E00" w:rsidRDefault="00000000">
      <w:pPr>
        <w:numPr>
          <w:ilvl w:val="1"/>
          <w:numId w:val="3"/>
        </w:numPr>
        <w:pBdr>
          <w:top w:val="nil"/>
          <w:left w:val="nil"/>
          <w:bottom w:val="nil"/>
          <w:right w:val="nil"/>
          <w:between w:val="nil"/>
        </w:pBdr>
        <w:spacing w:line="276" w:lineRule="auto"/>
        <w:jc w:val="both"/>
        <w:rPr>
          <w:color w:val="000000"/>
          <w:sz w:val="24"/>
          <w:szCs w:val="24"/>
        </w:rPr>
      </w:pPr>
      <w:r>
        <w:rPr>
          <w:color w:val="000000"/>
          <w:sz w:val="24"/>
          <w:szCs w:val="24"/>
        </w:rPr>
        <w:t>Word embedding (Word2Vec, BERT, GPT,…): nắm bắt ngữ nghĩa sâu sắc hơn, phát hiện sự mơ hồ, khó khăn trong việc tìm từ (word-finding difficulties), hoặc sự thiếu mạch lạc trong diễn đạt mà các phương pháp đơn giản hơn có thể bỏ lỡ (Shakeri &amp; Farmanbar, 2025).</w:t>
      </w:r>
    </w:p>
    <w:p w14:paraId="20359C88" w14:textId="77777777" w:rsidR="006F0E00" w:rsidRDefault="006F0E00">
      <w:pPr>
        <w:jc w:val="both"/>
        <w:rPr>
          <w:sz w:val="24"/>
          <w:szCs w:val="24"/>
        </w:rPr>
      </w:pPr>
    </w:p>
    <w:p w14:paraId="43C2DA0F" w14:textId="77777777" w:rsidR="006F0E00" w:rsidRDefault="00000000">
      <w:pPr>
        <w:jc w:val="both"/>
        <w:rPr>
          <w:sz w:val="24"/>
          <w:szCs w:val="24"/>
        </w:rPr>
      </w:pPr>
      <w:r>
        <w:rPr>
          <w:sz w:val="24"/>
          <w:szCs w:val="24"/>
        </w:rPr>
        <w:t>Dựa trên 2 dạng thông tin trên chúng ta có thể chia thành 3 loại phương pháp chẩn đoán AD dựa trên máy học:</w:t>
      </w:r>
    </w:p>
    <w:p w14:paraId="25344452" w14:textId="77777777" w:rsidR="006F0E00" w:rsidRDefault="00000000">
      <w:pPr>
        <w:numPr>
          <w:ilvl w:val="0"/>
          <w:numId w:val="3"/>
        </w:numPr>
        <w:pBdr>
          <w:top w:val="nil"/>
          <w:left w:val="nil"/>
          <w:bottom w:val="nil"/>
          <w:right w:val="nil"/>
          <w:between w:val="nil"/>
        </w:pBdr>
        <w:spacing w:line="276" w:lineRule="auto"/>
        <w:jc w:val="both"/>
        <w:rPr>
          <w:rFonts w:ascii="Calibri" w:eastAsia="Calibri" w:hAnsi="Calibri" w:cs="Calibri"/>
          <w:color w:val="000000"/>
          <w:sz w:val="24"/>
          <w:szCs w:val="24"/>
        </w:rPr>
      </w:pPr>
      <w:r>
        <w:rPr>
          <w:color w:val="000000"/>
          <w:sz w:val="24"/>
          <w:szCs w:val="24"/>
        </w:rPr>
        <w:t>Phương pháp sử dụng các đặc trưng âm học (method using acoustic features) tận dụng các đặc trưng âm học để đưa ra dự đoán.</w:t>
      </w:r>
    </w:p>
    <w:p w14:paraId="612DD395" w14:textId="77777777" w:rsidR="006F0E00" w:rsidRDefault="00000000">
      <w:pPr>
        <w:numPr>
          <w:ilvl w:val="0"/>
          <w:numId w:val="3"/>
        </w:numPr>
        <w:pBdr>
          <w:top w:val="nil"/>
          <w:left w:val="nil"/>
          <w:bottom w:val="nil"/>
          <w:right w:val="nil"/>
          <w:between w:val="nil"/>
        </w:pBdr>
        <w:spacing w:line="276" w:lineRule="auto"/>
        <w:jc w:val="both"/>
        <w:rPr>
          <w:rFonts w:ascii="Calibri" w:eastAsia="Calibri" w:hAnsi="Calibri" w:cs="Calibri"/>
          <w:color w:val="000000"/>
          <w:sz w:val="24"/>
          <w:szCs w:val="24"/>
        </w:rPr>
      </w:pPr>
      <w:r>
        <w:rPr>
          <w:color w:val="000000"/>
          <w:sz w:val="24"/>
          <w:szCs w:val="24"/>
        </w:rPr>
        <w:t>Phương pháp sử dụng các đặc trưng ngữ nghĩa (method using semantic features) tận dụng các đặc trưng ngữ nghĩa để đưa ra các dự đoán.</w:t>
      </w:r>
    </w:p>
    <w:p w14:paraId="361AD425" w14:textId="77777777" w:rsidR="006F0E00" w:rsidRDefault="00000000">
      <w:pPr>
        <w:numPr>
          <w:ilvl w:val="0"/>
          <w:numId w:val="3"/>
        </w:numPr>
        <w:pBdr>
          <w:top w:val="nil"/>
          <w:left w:val="nil"/>
          <w:bottom w:val="nil"/>
          <w:right w:val="nil"/>
          <w:between w:val="nil"/>
        </w:pBdr>
        <w:spacing w:after="200" w:line="276" w:lineRule="auto"/>
        <w:jc w:val="both"/>
        <w:rPr>
          <w:rFonts w:ascii="Calibri" w:eastAsia="Calibri" w:hAnsi="Calibri" w:cs="Calibri"/>
          <w:color w:val="000000"/>
          <w:sz w:val="24"/>
          <w:szCs w:val="24"/>
        </w:rPr>
      </w:pPr>
      <w:r>
        <w:rPr>
          <w:color w:val="000000"/>
          <w:sz w:val="24"/>
          <w:szCs w:val="24"/>
        </w:rPr>
        <w:t>Phương pháp dung hợp đa phương thức (multimodal fusion method) để kết hợp 2 loại đặc trưng lại để đưa ra dự đoán.</w:t>
      </w:r>
    </w:p>
    <w:p w14:paraId="3E496130" w14:textId="77777777" w:rsidR="006F0E00" w:rsidRDefault="006F0E00">
      <w:pPr>
        <w:widowControl w:val="0"/>
        <w:spacing w:before="60" w:after="60" w:line="276" w:lineRule="auto"/>
        <w:jc w:val="both"/>
        <w:rPr>
          <w:b/>
          <w:sz w:val="24"/>
          <w:szCs w:val="24"/>
        </w:rPr>
      </w:pPr>
    </w:p>
    <w:p w14:paraId="20224ECC" w14:textId="77777777" w:rsidR="006F0E00" w:rsidRDefault="00000000">
      <w:pPr>
        <w:widowControl w:val="0"/>
        <w:spacing w:before="60" w:after="60" w:line="276" w:lineRule="auto"/>
        <w:jc w:val="both"/>
        <w:rPr>
          <w:i/>
          <w:sz w:val="24"/>
          <w:szCs w:val="24"/>
        </w:rPr>
      </w:pPr>
      <w:r>
        <w:rPr>
          <w:b/>
          <w:sz w:val="24"/>
          <w:szCs w:val="24"/>
        </w:rPr>
        <w:t>Trong nước</w:t>
      </w:r>
      <w:r>
        <w:rPr>
          <w:sz w:val="24"/>
          <w:szCs w:val="24"/>
        </w:rPr>
        <w:t xml:space="preserve"> </w:t>
      </w:r>
      <w:r>
        <w:rPr>
          <w:i/>
          <w:sz w:val="24"/>
          <w:szCs w:val="24"/>
        </w:rPr>
        <w:t>(Phân tích, đánh giá tình hình nghiên cứu trong nước thuộc lĩnh vực nghiên cứu của đề tài, đặc biệt phải nêu cụ thể được những kết quả KH&amp;CN liên quan đến đề tài mà các cán bộ tham gia đề tài đã thực hiện. Nếu có các đề tài cùng bản chất đã và đang được thực hiện ở cấp khác, nơi khác thì phải giải trình rõ các nội dung kỹ thuật liên quan đến đề tài này; Nếu phát hiện có đề tài đang tiến hành mà đề tài này có thể phối hợp nghiên cứu được thì cần ghi rõ Tên đề tài, Tên Chủ nhiệm đề tài và đơn vị chủ trì thực hiện đề tài đó)</w:t>
      </w:r>
    </w:p>
    <w:p w14:paraId="5F35B236" w14:textId="77777777" w:rsidR="006F0E00" w:rsidRDefault="006F0E00">
      <w:pPr>
        <w:pBdr>
          <w:top w:val="nil"/>
          <w:left w:val="nil"/>
          <w:bottom w:val="nil"/>
          <w:right w:val="nil"/>
          <w:between w:val="nil"/>
        </w:pBdr>
        <w:spacing w:line="269" w:lineRule="auto"/>
        <w:jc w:val="both"/>
        <w:rPr>
          <w:color w:val="000000"/>
        </w:rPr>
      </w:pPr>
      <w:bookmarkStart w:id="15" w:name="_heading=h.f4e0f2onnsg3" w:colFirst="0" w:colLast="0"/>
      <w:bookmarkEnd w:id="15"/>
    </w:p>
    <w:p w14:paraId="2A02B41C" w14:textId="77777777" w:rsidR="006F0E00" w:rsidRDefault="00000000">
      <w:pPr>
        <w:pBdr>
          <w:top w:val="nil"/>
          <w:left w:val="nil"/>
          <w:bottom w:val="nil"/>
          <w:right w:val="nil"/>
          <w:between w:val="nil"/>
        </w:pBdr>
        <w:spacing w:line="269" w:lineRule="auto"/>
        <w:jc w:val="both"/>
        <w:rPr>
          <w:color w:val="000000"/>
          <w:sz w:val="24"/>
          <w:szCs w:val="24"/>
        </w:rPr>
      </w:pPr>
      <w:r>
        <w:rPr>
          <w:color w:val="000000"/>
          <w:sz w:val="24"/>
          <w:szCs w:val="24"/>
        </w:rPr>
        <w:t xml:space="preserve">Hiện tại trong nước để kiểm tra các vấn đề để phát hiện sớm bệnh AD hay MCI bằng các bài kiểm tra tuyền thống tại bệnh viện: </w:t>
      </w:r>
    </w:p>
    <w:p w14:paraId="44C45EA1" w14:textId="77777777" w:rsidR="006F0E00" w:rsidRDefault="00000000">
      <w:pPr>
        <w:numPr>
          <w:ilvl w:val="0"/>
          <w:numId w:val="3"/>
        </w:numPr>
        <w:pBdr>
          <w:top w:val="nil"/>
          <w:left w:val="nil"/>
          <w:bottom w:val="nil"/>
          <w:right w:val="nil"/>
          <w:between w:val="nil"/>
        </w:pBdr>
        <w:spacing w:line="269" w:lineRule="auto"/>
        <w:jc w:val="both"/>
        <w:rPr>
          <w:color w:val="000000"/>
          <w:sz w:val="24"/>
          <w:szCs w:val="24"/>
        </w:rPr>
      </w:pPr>
      <w:r>
        <w:rPr>
          <w:b/>
          <w:color w:val="000000"/>
          <w:sz w:val="24"/>
          <w:szCs w:val="24"/>
        </w:rPr>
        <w:t>Kiểm tra trạng thái tâm thần tối thiểu (Mini-Mental State Examination - MMSE):</w:t>
      </w:r>
      <w:r>
        <w:rPr>
          <w:color w:val="000000"/>
          <w:sz w:val="24"/>
          <w:szCs w:val="24"/>
        </w:rPr>
        <w:t xml:space="preserve"> bài kiểm tra có 20 câu hỏi chia làm 5 phần (định hướng, ghi nhớ, chú ý, tính toán, nhớ lại và ngôn ngữ) với tổng điểm 30 với trung bình 7 phút thực hiện. Nếu dưới 24 là ngưỡng MCI với độ nhạy 88% và độ đặc hiệu 72%, dưới 19 là ngưỡng sa sút trí tuệ với độ nhạy 75% và độ đặc hiệu 93%. Tuy nhiên, bài kiểm tra này cũng có thể bị ảnh hưởng bởi học vấn, ngôn ngữ, vận động và thị lực của người làm bài kiểm tra (Nhi, et al., 2018; Quoc &amp; Nhi, 2006; Long, Thanh, &amp; Toan, 2022).</w:t>
      </w:r>
    </w:p>
    <w:p w14:paraId="3C6F12C4" w14:textId="77777777" w:rsidR="006F0E00" w:rsidRDefault="00000000">
      <w:pPr>
        <w:numPr>
          <w:ilvl w:val="0"/>
          <w:numId w:val="3"/>
        </w:numPr>
        <w:pBdr>
          <w:top w:val="nil"/>
          <w:left w:val="nil"/>
          <w:bottom w:val="nil"/>
          <w:right w:val="nil"/>
          <w:between w:val="nil"/>
        </w:pBdr>
        <w:spacing w:line="269" w:lineRule="auto"/>
        <w:jc w:val="both"/>
        <w:rPr>
          <w:color w:val="000000"/>
          <w:sz w:val="24"/>
          <w:szCs w:val="24"/>
        </w:rPr>
      </w:pPr>
      <w:r>
        <w:rPr>
          <w:b/>
          <w:color w:val="000000"/>
          <w:sz w:val="24"/>
          <w:szCs w:val="24"/>
        </w:rPr>
        <w:t>Đánh giá nhận thức Montreal (Montreal Cognitive Assessment – MoCA):</w:t>
      </w:r>
      <w:r>
        <w:rPr>
          <w:color w:val="000000"/>
          <w:sz w:val="24"/>
          <w:szCs w:val="24"/>
        </w:rPr>
        <w:t xml:space="preserve"> cũng tương tự MMSE là một bài kiểm tra thân thiện và dễ dùng cho sàng lọc MCI với việc đánh giá các chức năng nhận thức (chú ý, tập trung, chức năng điều hành, ghi nhớ, ngôn ngữ, kỹ năng thị giác không gian, trừu tượng, tính toán và định hướng), tổng điểm là 30 điểm với trung bình 10 phút để thực hiện. So với MMSE thì MoCA có độ nhạy cao hơn trong việc phát hiện MCI, với ngưỡng bằng hoặc dưới 26 điểm có độ nhạy 90% (Julayanont, 2017; Do, et al., 2022; Nhi, et al., 2018), ngưỡng dưới 22 điểm có độ nhạy 76.3% và độ đặc hiệu 71.3% (Quang, et al., 2023)</w:t>
      </w:r>
      <w:sdt>
        <w:sdtPr>
          <w:tag w:val="goog_rdk_2"/>
          <w:id w:val="-1390773025"/>
        </w:sdtPr>
        <w:sdtContent>
          <w:del w:id="16" w:author="Tran Thi Hoai Thu" w:date="2025-04-13T15:25:00Z">
            <w:r>
              <w:rPr>
                <w:color w:val="000000"/>
                <w:sz w:val="24"/>
                <w:szCs w:val="24"/>
              </w:rPr>
              <w:delText xml:space="preserve">. </w:delText>
            </w:r>
          </w:del>
        </w:sdtContent>
      </w:sdt>
    </w:p>
    <w:p w14:paraId="0C2FBF99" w14:textId="77777777" w:rsidR="006F0E00" w:rsidRDefault="00000000">
      <w:pPr>
        <w:spacing w:line="269" w:lineRule="auto"/>
        <w:jc w:val="both"/>
        <w:rPr>
          <w:color w:val="000000"/>
          <w:sz w:val="24"/>
          <w:szCs w:val="24"/>
        </w:rPr>
      </w:pPr>
      <w:r>
        <w:rPr>
          <w:color w:val="000000"/>
          <w:sz w:val="24"/>
          <w:szCs w:val="24"/>
        </w:rPr>
        <w:t>Với 2 bài kiểm tra trên các bác sĩ sẽ đánh giá thông qua lời nói, hành động và câu viết của người được kiểm tr</w:t>
      </w:r>
      <w:sdt>
        <w:sdtPr>
          <w:tag w:val="goog_rdk_3"/>
          <w:id w:val="1292055831"/>
        </w:sdtPr>
        <w:sdtContent>
          <w:ins w:id="17" w:author="Tran Thi Hoai Thu" w:date="2025-04-13T15:26:00Z">
            <w:r>
              <w:rPr>
                <w:color w:val="000000"/>
                <w:sz w:val="24"/>
                <w:szCs w:val="24"/>
              </w:rPr>
              <w:t>a</w:t>
            </w:r>
          </w:ins>
        </w:sdtContent>
      </w:sdt>
      <w:r>
        <w:rPr>
          <w:color w:val="000000"/>
          <w:sz w:val="24"/>
          <w:szCs w:val="24"/>
        </w:rPr>
        <w:t xml:space="preserve"> để xem các vấn đề như mức độ lưu loát, lặp câu, thông hiểu và định danh đồ vật nhằm đánh giá các khía cạnh của nhận thức (Julayanont, 2017). Vì các bài kiểm tra thường được làm tại viện nên việc sàng lọc cộng đồng còn khó khăn và nhiều thách thức.</w:t>
      </w:r>
    </w:p>
    <w:p w14:paraId="1ED6149F" w14:textId="77777777" w:rsidR="006F0E00" w:rsidRDefault="006F0E00">
      <w:pPr>
        <w:spacing w:line="269" w:lineRule="auto"/>
        <w:jc w:val="both"/>
        <w:rPr>
          <w:color w:val="000000"/>
          <w:sz w:val="24"/>
          <w:szCs w:val="24"/>
        </w:rPr>
      </w:pPr>
    </w:p>
    <w:p w14:paraId="15E1C88B" w14:textId="77777777" w:rsidR="006F0E00" w:rsidRDefault="00000000">
      <w:pPr>
        <w:spacing w:line="269" w:lineRule="auto"/>
        <w:jc w:val="both"/>
        <w:rPr>
          <w:sz w:val="24"/>
          <w:szCs w:val="24"/>
        </w:rPr>
      </w:pPr>
      <w:r>
        <w:rPr>
          <w:color w:val="000000"/>
          <w:sz w:val="24"/>
          <w:szCs w:val="24"/>
        </w:rPr>
        <w:t xml:space="preserve">Bên cạnh đó, như đã nói ở phần “nước ngoài” hiện tại </w:t>
      </w:r>
      <w:r>
        <w:rPr>
          <w:sz w:val="24"/>
          <w:szCs w:val="24"/>
        </w:rPr>
        <w:t>chẩn đoán AD với độ chính xác cao liên quan phân tích cấu trúc não bằng cách dùng MRI và PET (Fu, Xu, Zhang, Zhang, &amp; Cao, 2024). Mặc dù trong những năm qua Việt Nam đã cải thiện nhiều với việc tăng cường cung cấp các máy CT, MRI và PET cho các bệnh viện tuyến tỉnh và các bệnh viện tuyến đầu. Nhưng vẫn có các khó khăn cần khắc phục trong tương lai:</w:t>
      </w:r>
    </w:p>
    <w:p w14:paraId="11D7397E" w14:textId="77777777" w:rsidR="006F0E00" w:rsidRDefault="00000000">
      <w:pPr>
        <w:numPr>
          <w:ilvl w:val="0"/>
          <w:numId w:val="3"/>
        </w:numPr>
        <w:pBdr>
          <w:top w:val="nil"/>
          <w:left w:val="nil"/>
          <w:bottom w:val="nil"/>
          <w:right w:val="nil"/>
          <w:between w:val="nil"/>
        </w:pBdr>
        <w:spacing w:line="269" w:lineRule="auto"/>
        <w:jc w:val="both"/>
        <w:rPr>
          <w:color w:val="000000"/>
          <w:sz w:val="24"/>
          <w:szCs w:val="24"/>
        </w:rPr>
      </w:pPr>
      <w:r>
        <w:rPr>
          <w:color w:val="000000"/>
          <w:sz w:val="24"/>
          <w:szCs w:val="24"/>
        </w:rPr>
        <w:t>Tính khả dụng của các thiết bị CT, MRI, PET trên khắp Việt Nam còn hạn chế dẫn đến nguồn lực làm việc hiệu quả với các thiết bị này còn thiếu (Duc, Huy, &amp; Thong, 2019).</w:t>
      </w:r>
    </w:p>
    <w:p w14:paraId="08C544B5" w14:textId="77777777" w:rsidR="006F0E00" w:rsidRDefault="00000000">
      <w:pPr>
        <w:numPr>
          <w:ilvl w:val="0"/>
          <w:numId w:val="3"/>
        </w:numPr>
        <w:pBdr>
          <w:top w:val="nil"/>
          <w:left w:val="nil"/>
          <w:bottom w:val="nil"/>
          <w:right w:val="nil"/>
          <w:between w:val="nil"/>
        </w:pBdr>
        <w:spacing w:line="269" w:lineRule="auto"/>
        <w:jc w:val="both"/>
        <w:rPr>
          <w:color w:val="000000"/>
          <w:sz w:val="24"/>
          <w:szCs w:val="24"/>
        </w:rPr>
      </w:pPr>
      <w:r>
        <w:rPr>
          <w:color w:val="000000"/>
          <w:sz w:val="24"/>
          <w:szCs w:val="24"/>
        </w:rPr>
        <w:t>Các bác sĩ chẩn đoán hình ảnh giỏi chủ yếu tập trung ở các thành phố lớn như Hà Nội, Hồ Chí Minh và Đà Nẵng. Từ đó có sự khác biệt đáng kể về trình độ nguồn lực ở các tỉnh thành (Duc, Huy, &amp; Thong, 2019).</w:t>
      </w:r>
    </w:p>
    <w:p w14:paraId="12E9947F" w14:textId="77777777" w:rsidR="006F0E00" w:rsidRDefault="006F0E00">
      <w:pPr>
        <w:pBdr>
          <w:top w:val="nil"/>
          <w:left w:val="nil"/>
          <w:bottom w:val="nil"/>
          <w:right w:val="nil"/>
          <w:between w:val="nil"/>
        </w:pBdr>
        <w:spacing w:line="269" w:lineRule="auto"/>
        <w:jc w:val="both"/>
        <w:rPr>
          <w:b/>
          <w:color w:val="000000"/>
        </w:rPr>
      </w:pPr>
    </w:p>
    <w:p w14:paraId="25F27D37" w14:textId="77777777" w:rsidR="006F0E00" w:rsidRDefault="00000000">
      <w:pPr>
        <w:pBdr>
          <w:top w:val="nil"/>
          <w:left w:val="nil"/>
          <w:bottom w:val="nil"/>
          <w:right w:val="nil"/>
          <w:between w:val="nil"/>
        </w:pBdr>
        <w:spacing w:line="269" w:lineRule="auto"/>
        <w:jc w:val="both"/>
        <w:rPr>
          <w:color w:val="000000"/>
          <w:sz w:val="24"/>
          <w:szCs w:val="24"/>
        </w:rPr>
      </w:pPr>
      <w:r>
        <w:rPr>
          <w:color w:val="000000"/>
          <w:sz w:val="24"/>
          <w:szCs w:val="24"/>
        </w:rPr>
        <w:t xml:space="preserve">Khi đến với khía cạnh máy học, trong vài thập kỉ qua, AI nhận được nhiều sự chú ý và cũng được xem như là con đường để tới cuộc cách mạng công nghiệp lần thứ 4 (Truong, Vo, Tran, Nguyen, &amp; Pham, 2023). Vì thế, Bộ Y tế Việt Nam đã đưa ra quyết định số 4888/QD-BYT về các ứng dụng và phát triển chăm sóc sức khỏe thông minh trong năm 2019-2025. Trong đó nhấn mạnh tầm quan trọng công nghệ kỹ thuật số bao gồm AI trong lĩnh vực chăm sóc sức khỏe (Bộ y tế, 2019). </w:t>
      </w:r>
    </w:p>
    <w:p w14:paraId="62BA7FD8" w14:textId="77777777" w:rsidR="006F0E00" w:rsidRDefault="006F0E00">
      <w:pPr>
        <w:pBdr>
          <w:top w:val="nil"/>
          <w:left w:val="nil"/>
          <w:bottom w:val="nil"/>
          <w:right w:val="nil"/>
          <w:between w:val="nil"/>
        </w:pBdr>
        <w:spacing w:line="269" w:lineRule="auto"/>
        <w:jc w:val="both"/>
        <w:rPr>
          <w:color w:val="000000"/>
          <w:sz w:val="24"/>
          <w:szCs w:val="24"/>
        </w:rPr>
      </w:pPr>
    </w:p>
    <w:p w14:paraId="27C76BA5" w14:textId="77777777" w:rsidR="006F0E00" w:rsidRDefault="00000000">
      <w:pPr>
        <w:pBdr>
          <w:top w:val="nil"/>
          <w:left w:val="nil"/>
          <w:bottom w:val="nil"/>
          <w:right w:val="nil"/>
          <w:between w:val="nil"/>
        </w:pBdr>
        <w:spacing w:line="269" w:lineRule="auto"/>
        <w:jc w:val="both"/>
        <w:rPr>
          <w:i/>
          <w:color w:val="000000"/>
          <w:sz w:val="24"/>
          <w:szCs w:val="24"/>
        </w:rPr>
      </w:pPr>
      <w:r>
        <w:rPr>
          <w:i/>
          <w:color w:val="000000"/>
          <w:sz w:val="24"/>
          <w:szCs w:val="24"/>
        </w:rPr>
        <w:lastRenderedPageBreak/>
        <w:t>Bảng 2: Một số nghiên cứu ứng dụng AI vào y tế ở Việt Nam</w:t>
      </w:r>
    </w:p>
    <w:tbl>
      <w:tblPr>
        <w:tblStyle w:val="a0"/>
        <w:tblW w:w="96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6"/>
        <w:gridCol w:w="4590"/>
        <w:gridCol w:w="2514"/>
      </w:tblGrid>
      <w:tr w:rsidR="006F0E00" w14:paraId="6E2A09A2" w14:textId="77777777">
        <w:trPr>
          <w:trHeight w:val="400"/>
        </w:trPr>
        <w:tc>
          <w:tcPr>
            <w:tcW w:w="2566" w:type="dxa"/>
          </w:tcPr>
          <w:p w14:paraId="28795B2E" w14:textId="77777777" w:rsidR="006F0E00" w:rsidRDefault="00000000">
            <w:pPr>
              <w:pBdr>
                <w:top w:val="nil"/>
                <w:left w:val="nil"/>
                <w:bottom w:val="nil"/>
                <w:right w:val="nil"/>
                <w:between w:val="nil"/>
              </w:pBdr>
              <w:spacing w:line="269" w:lineRule="auto"/>
              <w:jc w:val="both"/>
              <w:rPr>
                <w:color w:val="000000"/>
                <w:sz w:val="24"/>
                <w:szCs w:val="24"/>
              </w:rPr>
            </w:pPr>
            <w:r>
              <w:rPr>
                <w:color w:val="000000"/>
                <w:sz w:val="24"/>
                <w:szCs w:val="24"/>
              </w:rPr>
              <w:t>Lĩnh vực ứng dụng</w:t>
            </w:r>
          </w:p>
        </w:tc>
        <w:tc>
          <w:tcPr>
            <w:tcW w:w="4590" w:type="dxa"/>
          </w:tcPr>
          <w:p w14:paraId="52ABBD11" w14:textId="77777777" w:rsidR="006F0E00" w:rsidRDefault="00000000">
            <w:pPr>
              <w:pBdr>
                <w:top w:val="nil"/>
                <w:left w:val="nil"/>
                <w:bottom w:val="nil"/>
                <w:right w:val="nil"/>
                <w:between w:val="nil"/>
              </w:pBdr>
              <w:spacing w:line="269" w:lineRule="auto"/>
              <w:jc w:val="both"/>
              <w:rPr>
                <w:color w:val="000000"/>
                <w:sz w:val="24"/>
                <w:szCs w:val="24"/>
              </w:rPr>
            </w:pPr>
            <w:r>
              <w:rPr>
                <w:color w:val="000000"/>
                <w:sz w:val="24"/>
                <w:szCs w:val="24"/>
              </w:rPr>
              <w:t>Mô tả nghiên cứu</w:t>
            </w:r>
          </w:p>
        </w:tc>
        <w:tc>
          <w:tcPr>
            <w:tcW w:w="2514" w:type="dxa"/>
          </w:tcPr>
          <w:p w14:paraId="21810859" w14:textId="77777777" w:rsidR="006F0E00" w:rsidRDefault="00000000">
            <w:pPr>
              <w:pBdr>
                <w:top w:val="nil"/>
                <w:left w:val="nil"/>
                <w:bottom w:val="nil"/>
                <w:right w:val="nil"/>
                <w:between w:val="nil"/>
              </w:pBdr>
              <w:spacing w:line="269" w:lineRule="auto"/>
              <w:jc w:val="both"/>
              <w:rPr>
                <w:color w:val="000000"/>
                <w:sz w:val="24"/>
                <w:szCs w:val="24"/>
              </w:rPr>
            </w:pPr>
            <w:r>
              <w:rPr>
                <w:color w:val="000000"/>
                <w:sz w:val="24"/>
                <w:szCs w:val="24"/>
              </w:rPr>
              <w:t>Nơi lấy dữ liệu</w:t>
            </w:r>
          </w:p>
        </w:tc>
      </w:tr>
      <w:tr w:rsidR="006F0E00" w14:paraId="20F8B1F0" w14:textId="77777777">
        <w:trPr>
          <w:trHeight w:val="788"/>
        </w:trPr>
        <w:tc>
          <w:tcPr>
            <w:tcW w:w="2566" w:type="dxa"/>
          </w:tcPr>
          <w:p w14:paraId="5DC07ABE" w14:textId="77777777" w:rsidR="006F0E00" w:rsidRDefault="00000000">
            <w:pPr>
              <w:pBdr>
                <w:top w:val="nil"/>
                <w:left w:val="nil"/>
                <w:bottom w:val="nil"/>
                <w:right w:val="nil"/>
                <w:between w:val="nil"/>
              </w:pBdr>
              <w:spacing w:line="269" w:lineRule="auto"/>
              <w:jc w:val="both"/>
              <w:rPr>
                <w:color w:val="000000"/>
                <w:sz w:val="24"/>
                <w:szCs w:val="24"/>
              </w:rPr>
            </w:pPr>
            <w:r>
              <w:rPr>
                <w:color w:val="000000"/>
                <w:sz w:val="24"/>
                <w:szCs w:val="24"/>
              </w:rPr>
              <w:t>Chẩn đoán hình ảnh (CT, MRI, X-Quang)</w:t>
            </w:r>
          </w:p>
        </w:tc>
        <w:tc>
          <w:tcPr>
            <w:tcW w:w="4590" w:type="dxa"/>
          </w:tcPr>
          <w:p w14:paraId="3C31C4A2" w14:textId="77777777" w:rsidR="006F0E00" w:rsidRDefault="00000000">
            <w:pPr>
              <w:numPr>
                <w:ilvl w:val="0"/>
                <w:numId w:val="3"/>
              </w:numPr>
              <w:pBdr>
                <w:top w:val="nil"/>
                <w:left w:val="nil"/>
                <w:bottom w:val="nil"/>
                <w:right w:val="nil"/>
                <w:between w:val="nil"/>
              </w:pBdr>
              <w:spacing w:line="269" w:lineRule="auto"/>
              <w:jc w:val="both"/>
              <w:rPr>
                <w:color w:val="000000"/>
                <w:sz w:val="24"/>
                <w:szCs w:val="24"/>
              </w:rPr>
            </w:pPr>
            <w:r>
              <w:rPr>
                <w:color w:val="000000"/>
                <w:sz w:val="24"/>
                <w:szCs w:val="24"/>
              </w:rPr>
              <w:t>Sử dụng AI để hỗ trợ trong siêu âm cơ và phổi ở đơn vị hồi sức tích cực (ICU) (Nhat, et al., 2023; Nhat, et al., 2024).</w:t>
            </w:r>
          </w:p>
          <w:p w14:paraId="5C514D1F" w14:textId="77777777" w:rsidR="006F0E00" w:rsidRDefault="00000000">
            <w:pPr>
              <w:numPr>
                <w:ilvl w:val="0"/>
                <w:numId w:val="3"/>
              </w:numPr>
              <w:pBdr>
                <w:top w:val="nil"/>
                <w:left w:val="nil"/>
                <w:bottom w:val="nil"/>
                <w:right w:val="nil"/>
                <w:between w:val="nil"/>
              </w:pBdr>
              <w:spacing w:line="269" w:lineRule="auto"/>
              <w:jc w:val="both"/>
              <w:rPr>
                <w:color w:val="000000"/>
                <w:sz w:val="24"/>
                <w:szCs w:val="24"/>
              </w:rPr>
            </w:pPr>
            <w:r>
              <w:rPr>
                <w:color w:val="000000"/>
                <w:sz w:val="24"/>
                <w:szCs w:val="24"/>
              </w:rPr>
              <w:t>Dùng AI để phân biệt tổn thương viêm từ khối u trong não bằng ảnh MRI (Han, et al., 2022).</w:t>
            </w:r>
          </w:p>
        </w:tc>
        <w:tc>
          <w:tcPr>
            <w:tcW w:w="2514" w:type="dxa"/>
          </w:tcPr>
          <w:sdt>
            <w:sdtPr>
              <w:tag w:val="goog_rdk_5"/>
              <w:id w:val="735153036"/>
            </w:sdtPr>
            <w:sdtContent>
              <w:p w14:paraId="36088909" w14:textId="77777777" w:rsidR="006F0E00" w:rsidRDefault="00000000">
                <w:pPr>
                  <w:numPr>
                    <w:ilvl w:val="0"/>
                    <w:numId w:val="3"/>
                  </w:numPr>
                  <w:pBdr>
                    <w:top w:val="nil"/>
                    <w:left w:val="nil"/>
                    <w:bottom w:val="nil"/>
                    <w:right w:val="nil"/>
                    <w:between w:val="nil"/>
                  </w:pBdr>
                  <w:spacing w:line="269" w:lineRule="auto"/>
                  <w:jc w:val="both"/>
                  <w:rPr>
                    <w:del w:id="18" w:author="Vu Nguyen Minh  Duc" w:date="2025-04-15T15:24:00Z"/>
                    <w:rFonts w:ascii="Calibri" w:eastAsia="Calibri" w:hAnsi="Calibri" w:cs="Calibri"/>
                    <w:color w:val="000000"/>
                    <w:sz w:val="24"/>
                    <w:szCs w:val="24"/>
                  </w:rPr>
                </w:pPr>
                <w:r>
                  <w:rPr>
                    <w:rFonts w:ascii="Calibri" w:eastAsia="Calibri" w:hAnsi="Calibri" w:cs="Calibri"/>
                    <w:color w:val="000000"/>
                    <w:sz w:val="24"/>
                    <w:szCs w:val="24"/>
                  </w:rPr>
                  <w:t>Bệnh viện nhiệt đới Hồ Chí Minh</w:t>
                </w:r>
                <w:sdt>
                  <w:sdtPr>
                    <w:tag w:val="goog_rdk_4"/>
                    <w:id w:val="-2113622421"/>
                  </w:sdtPr>
                  <w:sdtContent/>
                </w:sdt>
              </w:p>
            </w:sdtContent>
          </w:sdt>
          <w:sdt>
            <w:sdtPr>
              <w:tag w:val="goog_rdk_6"/>
              <w:id w:val="27160285"/>
            </w:sdtPr>
            <w:sdtContent>
              <w:p w14:paraId="007DF1E5" w14:textId="77777777" w:rsidR="006F0E00" w:rsidRPr="007F1F4D" w:rsidRDefault="00000000" w:rsidP="007F1F4D">
                <w:pPr>
                  <w:pBdr>
                    <w:top w:val="nil"/>
                    <w:left w:val="nil"/>
                    <w:bottom w:val="nil"/>
                    <w:right w:val="nil"/>
                    <w:between w:val="nil"/>
                  </w:pBdr>
                  <w:spacing w:line="269" w:lineRule="auto"/>
                  <w:ind w:left="720"/>
                  <w:jc w:val="both"/>
                  <w:rPr>
                    <w:rFonts w:ascii="Calibri" w:eastAsia="Calibri" w:hAnsi="Calibri" w:cs="Calibri"/>
                    <w:sz w:val="22"/>
                    <w:szCs w:val="22"/>
                  </w:rPr>
                </w:pPr>
              </w:p>
            </w:sdtContent>
          </w:sdt>
          <w:p w14:paraId="7AB58693" w14:textId="77777777" w:rsidR="006F0E00" w:rsidRDefault="00000000">
            <w:pPr>
              <w:numPr>
                <w:ilvl w:val="0"/>
                <w:numId w:val="3"/>
              </w:numPr>
              <w:pBdr>
                <w:top w:val="nil"/>
                <w:left w:val="nil"/>
                <w:bottom w:val="nil"/>
                <w:right w:val="nil"/>
                <w:between w:val="nil"/>
              </w:pBdr>
              <w:spacing w:after="200" w:line="269" w:lineRule="auto"/>
              <w:jc w:val="both"/>
              <w:rPr>
                <w:rFonts w:ascii="Calibri" w:eastAsia="Calibri" w:hAnsi="Calibri" w:cs="Calibri"/>
                <w:color w:val="000000"/>
                <w:sz w:val="24"/>
                <w:szCs w:val="24"/>
              </w:rPr>
            </w:pPr>
            <w:r>
              <w:rPr>
                <w:rFonts w:ascii="Calibri" w:eastAsia="Calibri" w:hAnsi="Calibri" w:cs="Calibri"/>
                <w:color w:val="000000"/>
                <w:sz w:val="24"/>
                <w:szCs w:val="24"/>
              </w:rPr>
              <w:t>Bệnh viện Bạch Mai</w:t>
            </w:r>
          </w:p>
        </w:tc>
      </w:tr>
      <w:tr w:rsidR="006F0E00" w14:paraId="5C76B520" w14:textId="77777777">
        <w:trPr>
          <w:trHeight w:val="803"/>
        </w:trPr>
        <w:tc>
          <w:tcPr>
            <w:tcW w:w="2566" w:type="dxa"/>
          </w:tcPr>
          <w:p w14:paraId="7FCEFEDA" w14:textId="77777777" w:rsidR="006F0E00" w:rsidRDefault="00000000">
            <w:pPr>
              <w:pBdr>
                <w:top w:val="nil"/>
                <w:left w:val="nil"/>
                <w:bottom w:val="nil"/>
                <w:right w:val="nil"/>
                <w:between w:val="nil"/>
              </w:pBdr>
              <w:spacing w:line="269" w:lineRule="auto"/>
              <w:jc w:val="both"/>
              <w:rPr>
                <w:color w:val="000000"/>
                <w:sz w:val="24"/>
                <w:szCs w:val="24"/>
              </w:rPr>
            </w:pPr>
            <w:r>
              <w:rPr>
                <w:color w:val="000000"/>
                <w:sz w:val="24"/>
                <w:szCs w:val="24"/>
              </w:rPr>
              <w:t>Dự đoán nguy cơ trong y tế</w:t>
            </w:r>
          </w:p>
        </w:tc>
        <w:tc>
          <w:tcPr>
            <w:tcW w:w="4590" w:type="dxa"/>
          </w:tcPr>
          <w:p w14:paraId="4313FA04" w14:textId="77777777" w:rsidR="006F0E00" w:rsidRDefault="00000000">
            <w:pPr>
              <w:numPr>
                <w:ilvl w:val="0"/>
                <w:numId w:val="3"/>
              </w:numPr>
              <w:pBdr>
                <w:top w:val="nil"/>
                <w:left w:val="nil"/>
                <w:bottom w:val="nil"/>
                <w:right w:val="nil"/>
                <w:between w:val="nil"/>
              </w:pBdr>
              <w:spacing w:line="269" w:lineRule="auto"/>
              <w:jc w:val="both"/>
              <w:rPr>
                <w:color w:val="000000"/>
                <w:sz w:val="24"/>
                <w:szCs w:val="24"/>
              </w:rPr>
            </w:pPr>
            <w:r>
              <w:rPr>
                <w:color w:val="000000"/>
                <w:sz w:val="24"/>
                <w:szCs w:val="24"/>
              </w:rPr>
              <w:t>Dự đoán kháng thuốc ở bệnh nhân ICU bằng áp dụng học máy ở Việt Nam (Tran Quoc, et al., 2023).</w:t>
            </w:r>
          </w:p>
        </w:tc>
        <w:tc>
          <w:tcPr>
            <w:tcW w:w="2514" w:type="dxa"/>
          </w:tcPr>
          <w:p w14:paraId="706B3900" w14:textId="77777777" w:rsidR="006F0E00" w:rsidRDefault="00000000">
            <w:pPr>
              <w:numPr>
                <w:ilvl w:val="0"/>
                <w:numId w:val="3"/>
              </w:numPr>
              <w:pBdr>
                <w:top w:val="nil"/>
                <w:left w:val="nil"/>
                <w:bottom w:val="nil"/>
                <w:right w:val="nil"/>
                <w:between w:val="nil"/>
              </w:pBdr>
              <w:spacing w:line="269" w:lineRule="auto"/>
              <w:jc w:val="both"/>
              <w:rPr>
                <w:color w:val="000000"/>
                <w:sz w:val="24"/>
                <w:szCs w:val="24"/>
              </w:rPr>
            </w:pPr>
            <w:r>
              <w:rPr>
                <w:color w:val="000000"/>
                <w:sz w:val="24"/>
                <w:szCs w:val="24"/>
              </w:rPr>
              <w:t>Bệnh viện Phú Thọ và bệnh viện quân y 175</w:t>
            </w:r>
          </w:p>
        </w:tc>
      </w:tr>
      <w:tr w:rsidR="006F0E00" w14:paraId="009DF331" w14:textId="77777777">
        <w:trPr>
          <w:trHeight w:val="400"/>
        </w:trPr>
        <w:tc>
          <w:tcPr>
            <w:tcW w:w="2566" w:type="dxa"/>
          </w:tcPr>
          <w:p w14:paraId="510F7DD7" w14:textId="77777777" w:rsidR="006F0E00" w:rsidRDefault="00000000">
            <w:pPr>
              <w:pBdr>
                <w:top w:val="nil"/>
                <w:left w:val="nil"/>
                <w:bottom w:val="nil"/>
                <w:right w:val="nil"/>
                <w:between w:val="nil"/>
              </w:pBdr>
              <w:spacing w:line="269" w:lineRule="auto"/>
              <w:jc w:val="both"/>
              <w:rPr>
                <w:color w:val="000000"/>
                <w:sz w:val="24"/>
                <w:szCs w:val="24"/>
              </w:rPr>
            </w:pPr>
            <w:r>
              <w:rPr>
                <w:color w:val="000000"/>
                <w:sz w:val="24"/>
                <w:szCs w:val="24"/>
              </w:rPr>
              <w:t>Xử lý ngôn ngữ y khoa</w:t>
            </w:r>
          </w:p>
        </w:tc>
        <w:tc>
          <w:tcPr>
            <w:tcW w:w="4590" w:type="dxa"/>
          </w:tcPr>
          <w:p w14:paraId="5A5B8C8D" w14:textId="77777777" w:rsidR="006F0E00" w:rsidRDefault="00000000">
            <w:pPr>
              <w:numPr>
                <w:ilvl w:val="0"/>
                <w:numId w:val="3"/>
              </w:numPr>
              <w:pBdr>
                <w:top w:val="nil"/>
                <w:left w:val="nil"/>
                <w:bottom w:val="nil"/>
                <w:right w:val="nil"/>
                <w:between w:val="nil"/>
              </w:pBdr>
              <w:spacing w:line="269" w:lineRule="auto"/>
              <w:jc w:val="both"/>
              <w:rPr>
                <w:color w:val="000000"/>
                <w:sz w:val="24"/>
                <w:szCs w:val="24"/>
              </w:rPr>
            </w:pPr>
            <w:r>
              <w:rPr>
                <w:color w:val="000000"/>
                <w:sz w:val="24"/>
                <w:szCs w:val="24"/>
              </w:rPr>
              <w:t>Ứng dụng công nghệ vào việc sửa lỗi chính tả ở các hồ sơ điện tử (Tran, Nguyen, Vo, &amp; Nguyen, 2022).</w:t>
            </w:r>
          </w:p>
        </w:tc>
        <w:tc>
          <w:tcPr>
            <w:tcW w:w="2514" w:type="dxa"/>
          </w:tcPr>
          <w:p w14:paraId="052BE933" w14:textId="77777777" w:rsidR="006F0E00" w:rsidRDefault="006F0E00">
            <w:pPr>
              <w:pBdr>
                <w:top w:val="nil"/>
                <w:left w:val="nil"/>
                <w:bottom w:val="nil"/>
                <w:right w:val="nil"/>
                <w:between w:val="nil"/>
              </w:pBdr>
              <w:spacing w:line="269" w:lineRule="auto"/>
              <w:jc w:val="both"/>
              <w:rPr>
                <w:color w:val="000000"/>
                <w:sz w:val="24"/>
                <w:szCs w:val="24"/>
              </w:rPr>
            </w:pPr>
          </w:p>
        </w:tc>
      </w:tr>
    </w:tbl>
    <w:p w14:paraId="468751FA" w14:textId="77777777" w:rsidR="006F0E00" w:rsidRDefault="006F0E00">
      <w:pPr>
        <w:pBdr>
          <w:top w:val="nil"/>
          <w:left w:val="nil"/>
          <w:bottom w:val="nil"/>
          <w:right w:val="nil"/>
          <w:between w:val="nil"/>
        </w:pBdr>
        <w:spacing w:line="269" w:lineRule="auto"/>
        <w:jc w:val="both"/>
        <w:rPr>
          <w:color w:val="000000"/>
          <w:sz w:val="24"/>
          <w:szCs w:val="24"/>
        </w:rPr>
      </w:pPr>
    </w:p>
    <w:p w14:paraId="5060BFFC" w14:textId="77777777" w:rsidR="006F0E00" w:rsidRDefault="00000000">
      <w:pPr>
        <w:pBdr>
          <w:top w:val="nil"/>
          <w:left w:val="nil"/>
          <w:bottom w:val="nil"/>
          <w:right w:val="nil"/>
          <w:between w:val="nil"/>
        </w:pBdr>
        <w:spacing w:line="269" w:lineRule="auto"/>
        <w:jc w:val="both"/>
        <w:rPr>
          <w:color w:val="000000"/>
          <w:sz w:val="24"/>
          <w:szCs w:val="24"/>
        </w:rPr>
      </w:pPr>
      <w:r>
        <w:rPr>
          <w:color w:val="000000"/>
          <w:sz w:val="24"/>
          <w:szCs w:val="24"/>
        </w:rPr>
        <w:t>Từ bảng 2, chúng tôi nhận thấy tiềm năng ứng dụng AI trong y tế tại Việt Nam rất lớn, tuy nhiên, chúng chủ yếu tập trung vào xử lý hình ảnh, dữ liệu dạng bảng hoặc xử lý ngôn ngữ tự nhiên, chưa đi sâu vào phân tích tín hiệu giọng nói phức tạp cho chẩn đoán bệnh lý thần kinh như AD hay MCI. Bên cạnh đó, việc tìm kiếm các công trình công bố trong nước về ứng dụng AI phân tích đặc điểm giọng nói để sàng lọc hay hỗ trợ chẩn đoán AD và MCI cho người Việt hiện chưa có. Từ đó cho thấy lĩnh vực này vẫn còn là một khoảng trống lớn chưa được khai phá nhiều. Mặt khác, Việc đánh giá các đặc điểm lời nói như độ lưu loát, lặp từ trong các bài test truyền thống hiện nay phụ thuộc nhiều vào kinh nghiệm và đánh giá chủ quan của người khám. Điều này mở ra tiềm năng cho việc ứng dụng AI để phân tích các đặc trưng giọng nói một cách khách quan, định lượng và tự động hóa, hỗ trợ sàng lọc trên quy mô rộng hơn.</w:t>
      </w:r>
    </w:p>
    <w:p w14:paraId="2AB1F586" w14:textId="77777777" w:rsidR="006F0E00" w:rsidRDefault="006F0E00">
      <w:pPr>
        <w:pBdr>
          <w:top w:val="nil"/>
          <w:left w:val="nil"/>
          <w:bottom w:val="nil"/>
          <w:right w:val="nil"/>
          <w:between w:val="nil"/>
        </w:pBdr>
        <w:spacing w:line="269" w:lineRule="auto"/>
        <w:jc w:val="both"/>
        <w:rPr>
          <w:color w:val="000000"/>
          <w:sz w:val="24"/>
          <w:szCs w:val="24"/>
        </w:rPr>
      </w:pPr>
    </w:p>
    <w:p w14:paraId="0824DA65" w14:textId="77777777" w:rsidR="006F0E00" w:rsidRDefault="00000000">
      <w:pPr>
        <w:pBdr>
          <w:top w:val="nil"/>
          <w:left w:val="nil"/>
          <w:bottom w:val="nil"/>
          <w:right w:val="nil"/>
          <w:between w:val="nil"/>
        </w:pBdr>
        <w:spacing w:line="269" w:lineRule="auto"/>
        <w:jc w:val="both"/>
        <w:rPr>
          <w:color w:val="000000"/>
          <w:sz w:val="24"/>
          <w:szCs w:val="24"/>
        </w:rPr>
      </w:pPr>
      <w:r>
        <w:rPr>
          <w:color w:val="000000"/>
          <w:sz w:val="24"/>
          <w:szCs w:val="24"/>
        </w:rPr>
        <w:t>Để giải quyết khoảng trống này, nhóm nghiên cứu chúng tôi đã tích lũy được kinh nghiệm đáng kể trong các lĩnh vực liên quan, tạo nền tảng vững chắc cho đề tài này:</w:t>
      </w:r>
    </w:p>
    <w:p w14:paraId="08DAF776" w14:textId="77777777" w:rsidR="006F0E00" w:rsidRDefault="00000000">
      <w:pPr>
        <w:numPr>
          <w:ilvl w:val="0"/>
          <w:numId w:val="5"/>
        </w:numPr>
        <w:pBdr>
          <w:top w:val="nil"/>
          <w:left w:val="nil"/>
          <w:bottom w:val="nil"/>
          <w:right w:val="nil"/>
          <w:between w:val="nil"/>
        </w:pBdr>
        <w:spacing w:line="269" w:lineRule="auto"/>
        <w:jc w:val="both"/>
        <w:rPr>
          <w:color w:val="000000"/>
          <w:sz w:val="24"/>
          <w:szCs w:val="24"/>
        </w:rPr>
      </w:pPr>
      <w:r>
        <w:rPr>
          <w:b/>
          <w:color w:val="000000"/>
          <w:sz w:val="24"/>
          <w:szCs w:val="24"/>
        </w:rPr>
        <w:t>Kinh nghiệm về AI và chẩn đoán Alzheimer:</w:t>
      </w:r>
      <w:r>
        <w:rPr>
          <w:color w:val="000000"/>
          <w:sz w:val="24"/>
          <w:szCs w:val="24"/>
        </w:rPr>
        <w:t xml:space="preserve"> Nhóm đã thực hiện đề tài "Xây dựng cơ sở dữ liệu hình ảnh cộng hưởng từ não (MRI) của bệnh nhân Alzheimer Việt Nam và ứng dụng trí tuệ nhân tạo (AI) trong chẩn đoán bệnh Alzheimer". Phần mềm phát triển có khả năng tính toán các thông số đặc trưng của não và phân biệt bất thường cấu trúc não dựa trên ảnh MRI, đạt độ chính xác ~96% khi thử nghiệm trên cơ sở dữ liệu ADNI (Mỹ). Điều này chứng tỏ năng lực trong phát triển ứng dụng, xây dựng cơ sở dữ liệu và mô hình học máy cho bệnh Alzheimer.</w:t>
      </w:r>
    </w:p>
    <w:p w14:paraId="53542822" w14:textId="77777777" w:rsidR="006F0E00" w:rsidRDefault="00000000">
      <w:pPr>
        <w:numPr>
          <w:ilvl w:val="0"/>
          <w:numId w:val="5"/>
        </w:numPr>
        <w:pBdr>
          <w:top w:val="nil"/>
          <w:left w:val="nil"/>
          <w:bottom w:val="nil"/>
          <w:right w:val="nil"/>
          <w:between w:val="nil"/>
        </w:pBdr>
        <w:spacing w:line="269" w:lineRule="auto"/>
        <w:jc w:val="both"/>
        <w:rPr>
          <w:color w:val="000000"/>
          <w:sz w:val="24"/>
          <w:szCs w:val="24"/>
        </w:rPr>
      </w:pPr>
      <w:r>
        <w:rPr>
          <w:b/>
          <w:color w:val="000000"/>
          <w:sz w:val="24"/>
          <w:szCs w:val="24"/>
        </w:rPr>
        <w:t>Kinh nghiệm xây dựng cơ sở dữ liệu quy mô lớn:</w:t>
      </w:r>
      <w:r>
        <w:rPr>
          <w:color w:val="000000"/>
          <w:sz w:val="24"/>
          <w:szCs w:val="24"/>
        </w:rPr>
        <w:t xml:space="preserve"> Từ năm 2020, nhóm là thành viên chủ chốt trong đề tài cấp quốc gia (K.C) "Nghiên cứu xây dựng cơ sở dữ liệu lớn video sóng não của người Việt Nam phục vụ ứng dụng điều khiển thông minh và bước đầu ứng dụng hỗ trợ phục hồi chức năng vận động trên bệnh nhân đột quỵ" (mã số: KC-4.0 -07/19-25). Kinh nghiệm này rất quan trọng cho việc thu thập và quản lý dữ liệu giọng nói trong đề tài này.</w:t>
      </w:r>
    </w:p>
    <w:p w14:paraId="5E947804" w14:textId="77777777" w:rsidR="006F0E00" w:rsidRDefault="00000000">
      <w:pPr>
        <w:numPr>
          <w:ilvl w:val="0"/>
          <w:numId w:val="5"/>
        </w:numPr>
        <w:pBdr>
          <w:top w:val="nil"/>
          <w:left w:val="nil"/>
          <w:bottom w:val="nil"/>
          <w:right w:val="nil"/>
          <w:between w:val="nil"/>
        </w:pBdr>
        <w:spacing w:line="269" w:lineRule="auto"/>
        <w:jc w:val="both"/>
        <w:rPr>
          <w:color w:val="000000"/>
          <w:sz w:val="24"/>
          <w:szCs w:val="24"/>
        </w:rPr>
      </w:pPr>
      <w:r>
        <w:rPr>
          <w:b/>
          <w:color w:val="000000"/>
          <w:sz w:val="24"/>
          <w:szCs w:val="24"/>
        </w:rPr>
        <w:t>Kinh nghiệm phát triển ứng dụng cho người cao tuổi và game rèn luyện nhận thức:</w:t>
      </w:r>
      <w:r>
        <w:rPr>
          <w:color w:val="000000"/>
          <w:sz w:val="24"/>
          <w:szCs w:val="24"/>
        </w:rPr>
        <w:t xml:space="preserve"> Nhóm đã thực hiện dự án "Phát triển và thương mại hóa ứng dụng BrainTrain (phiên bản beta) nhắm vào người cao tuổi Việt Nam". Ứng dụng này bao gồm các trò chơi nghiêm túc (serious games) trên điện thoại thông minh giúp phòng ngừa sa sút trí tuệ và suy giảm trí nhớ ở người già. Và phiên bản BrainTrain phiên bản chính thức đã được chạy tại bệnh viện quân y 175 cũng như đạt giải trong “Thành tựu Y khoa Việt Nam” năm 2024. Kinh nghiệm này rất hữu ích cho việc phát </w:t>
      </w:r>
      <w:r>
        <w:rPr>
          <w:color w:val="000000"/>
          <w:sz w:val="24"/>
          <w:szCs w:val="24"/>
        </w:rPr>
        <w:lastRenderedPageBreak/>
        <w:t>triển giao diện thu thập dữ liệu giọng nói thân thiện với người dùng và tiềm năng tích hợp các bài kiểm tra/game vào ứng dụng trong tương lai.</w:t>
      </w:r>
    </w:p>
    <w:p w14:paraId="00CD1F3A" w14:textId="77777777" w:rsidR="006F0E00" w:rsidRDefault="006F0E00">
      <w:pPr>
        <w:pBdr>
          <w:top w:val="nil"/>
          <w:left w:val="nil"/>
          <w:bottom w:val="nil"/>
          <w:right w:val="nil"/>
          <w:between w:val="nil"/>
        </w:pBdr>
        <w:spacing w:line="269" w:lineRule="auto"/>
        <w:jc w:val="both"/>
        <w:rPr>
          <w:b/>
          <w:color w:val="000000"/>
          <w:sz w:val="24"/>
          <w:szCs w:val="24"/>
        </w:rPr>
      </w:pPr>
    </w:p>
    <w:p w14:paraId="5833AB84" w14:textId="77777777" w:rsidR="006F0E00" w:rsidRDefault="006F0E00">
      <w:pPr>
        <w:pBdr>
          <w:top w:val="nil"/>
          <w:left w:val="nil"/>
          <w:bottom w:val="nil"/>
          <w:right w:val="nil"/>
          <w:between w:val="nil"/>
        </w:pBdr>
        <w:spacing w:line="269" w:lineRule="auto"/>
        <w:jc w:val="both"/>
        <w:rPr>
          <w:b/>
          <w:color w:val="000000"/>
        </w:rPr>
      </w:pPr>
    </w:p>
    <w:p w14:paraId="5147D0AD" w14:textId="77777777" w:rsidR="006F0E00" w:rsidRDefault="00000000">
      <w:pPr>
        <w:widowControl w:val="0"/>
        <w:tabs>
          <w:tab w:val="left" w:pos="396"/>
        </w:tabs>
        <w:spacing w:before="60" w:after="60" w:line="276" w:lineRule="auto"/>
        <w:rPr>
          <w:b/>
          <w:i/>
          <w:sz w:val="24"/>
          <w:szCs w:val="24"/>
        </w:rPr>
      </w:pPr>
      <w:r>
        <w:rPr>
          <w:b/>
          <w:i/>
          <w:sz w:val="24"/>
          <w:szCs w:val="24"/>
        </w:rPr>
        <w:t xml:space="preserve">      14.2.  Luận giải về việc đặt ra mục tiêu và những nội dung cần nghiên cứu của đề tài </w:t>
      </w:r>
    </w:p>
    <w:p w14:paraId="4B1D6D77" w14:textId="77777777" w:rsidR="006F0E00" w:rsidRDefault="00000000">
      <w:pPr>
        <w:widowControl w:val="0"/>
        <w:spacing w:before="60" w:after="60" w:line="276" w:lineRule="auto"/>
        <w:jc w:val="both"/>
        <w:rPr>
          <w:sz w:val="24"/>
          <w:szCs w:val="24"/>
        </w:rPr>
      </w:pPr>
      <w:r>
        <w:rPr>
          <w:sz w:val="24"/>
          <w:szCs w:val="24"/>
        </w:rPr>
        <w:t>(</w:t>
      </w:r>
      <w:r>
        <w:rPr>
          <w:i/>
          <w:sz w:val="24"/>
          <w:szCs w:val="24"/>
        </w:rPr>
        <w:t>Trên cơ sở đánh giá tình hình nghiên cứu trong và ngoài nước, phân tích những công trình nghiên cứu có liên quan, những kết quả mới nhất trong lĩnh vực nghiên cứu đề tài, đánh giá những khác biệt về trình độ KH&amp;CN trong nước và thế giới, những vấn đề đã được giải quyết, cần nêu rõ những vấn đề còn tồn tại, chỉ ra những hạn chế cụ thể, từ đó nêu được hướng giải quyết mới - luận giải  và cụ thể hoá mục tiêu đặt ra của đề tài và những nội dung cần thực hiện trong đề tài để đạt được mục tiêu</w:t>
      </w:r>
      <w:r>
        <w:rPr>
          <w:sz w:val="24"/>
          <w:szCs w:val="24"/>
        </w:rPr>
        <w:t>)</w:t>
      </w:r>
    </w:p>
    <w:p w14:paraId="42FD484B" w14:textId="77777777" w:rsidR="006F0E00" w:rsidRDefault="006F0E00">
      <w:pPr>
        <w:spacing w:line="288" w:lineRule="auto"/>
        <w:jc w:val="both"/>
      </w:pPr>
    </w:p>
    <w:p w14:paraId="09CB4BD4" w14:textId="77777777" w:rsidR="006F0E00" w:rsidRDefault="00000000">
      <w:pPr>
        <w:spacing w:line="288" w:lineRule="auto"/>
        <w:jc w:val="both"/>
        <w:rPr>
          <w:b/>
          <w:u w:val="single"/>
        </w:rPr>
      </w:pPr>
      <w:r>
        <w:rPr>
          <w:b/>
          <w:u w:val="single"/>
        </w:rPr>
        <w:t>Tính mới của đề tài nghiên cứu thể hiện ở các mặt như sau:</w:t>
      </w:r>
    </w:p>
    <w:p w14:paraId="5728AAAD" w14:textId="77777777" w:rsidR="006F0E00" w:rsidRDefault="006F0E00">
      <w:pPr>
        <w:spacing w:line="288" w:lineRule="auto"/>
        <w:jc w:val="both"/>
        <w:rPr>
          <w:b/>
          <w:u w:val="single"/>
        </w:rPr>
      </w:pPr>
    </w:p>
    <w:p w14:paraId="4E28A48F" w14:textId="77777777" w:rsidR="006F0E00" w:rsidRDefault="00000000">
      <w:pPr>
        <w:spacing w:line="288" w:lineRule="auto"/>
        <w:jc w:val="both"/>
        <w:rPr>
          <w:sz w:val="24"/>
          <w:szCs w:val="24"/>
        </w:rPr>
      </w:pPr>
      <w:r>
        <w:rPr>
          <w:sz w:val="24"/>
          <w:szCs w:val="24"/>
        </w:rPr>
        <w:t>Với những phân tích ở mục 14.1, việc nghiên cứu phát triển một hệ thống AI ứng dụng phân tích giọng nói để hỗ trợ sàng lọc sớm sa sút trí tuệ và MCI cho người Việt là hoàn toàn cần thiết và có cơ sở vững chắc. Đề tài này không chỉ bắt kịp xu hướng công nghệ y tế tiên tiến trên thế giới mà còn giải quyết trực tiếp những hạn chế và khoảng trống trong thực tiễn sàng lọc, chẩn đoán tại Việt Nam. Việc ứng dụng AI để phân tích giọng nói một cách khách quan giúp khắc phục được tính chủ quan trong đánh giá lời nói của các bài kiểm tra truyền thống hiện tại, đồng thời mở ra khả năng sàng lọc sớm trong cộng đồng một cách tiện lợi và tiết kiệm chi phí.</w:t>
      </w:r>
    </w:p>
    <w:p w14:paraId="083DE981" w14:textId="77777777" w:rsidR="006F0E00" w:rsidRDefault="006F0E00">
      <w:pPr>
        <w:spacing w:line="288" w:lineRule="auto"/>
        <w:jc w:val="both"/>
        <w:rPr>
          <w:sz w:val="24"/>
          <w:szCs w:val="24"/>
        </w:rPr>
      </w:pPr>
    </w:p>
    <w:p w14:paraId="4A33AE63" w14:textId="77777777" w:rsidR="006F0E00" w:rsidRDefault="00000000">
      <w:pPr>
        <w:spacing w:line="288" w:lineRule="auto"/>
        <w:jc w:val="both"/>
        <w:rPr>
          <w:sz w:val="24"/>
          <w:szCs w:val="24"/>
        </w:rPr>
      </w:pPr>
      <w:r>
        <w:rPr>
          <w:sz w:val="24"/>
          <w:szCs w:val="24"/>
        </w:rPr>
        <w:t>Do đó đề tài đặt ra mục tiêu chính:</w:t>
      </w:r>
    </w:p>
    <w:p w14:paraId="3BB5F278" w14:textId="77777777" w:rsidR="006F0E00" w:rsidRDefault="00000000">
      <w:pPr>
        <w:numPr>
          <w:ilvl w:val="0"/>
          <w:numId w:val="3"/>
        </w:numPr>
        <w:pBdr>
          <w:top w:val="nil"/>
          <w:left w:val="nil"/>
          <w:bottom w:val="nil"/>
          <w:right w:val="nil"/>
          <w:between w:val="nil"/>
        </w:pBdr>
        <w:spacing w:after="200" w:line="288" w:lineRule="auto"/>
        <w:jc w:val="both"/>
        <w:rPr>
          <w:color w:val="000000"/>
          <w:sz w:val="24"/>
          <w:szCs w:val="24"/>
        </w:rPr>
      </w:pPr>
      <w:r>
        <w:rPr>
          <w:color w:val="000000"/>
          <w:sz w:val="24"/>
          <w:szCs w:val="24"/>
        </w:rPr>
        <w:t>Xây dựng và đánh giá hiệu quả của mô hình Trí tuệ nhân tạo sử dụng các đặc trưng từ giọng nói tiếng Việt để hỗ trợ sàng lọc sớm Alzheimer và MCI.</w:t>
      </w:r>
    </w:p>
    <w:p w14:paraId="4E23ABA7" w14:textId="77777777" w:rsidR="006F0E00" w:rsidRDefault="00000000">
      <w:pPr>
        <w:spacing w:line="288" w:lineRule="auto"/>
        <w:jc w:val="both"/>
        <w:rPr>
          <w:sz w:val="24"/>
          <w:szCs w:val="24"/>
        </w:rPr>
      </w:pPr>
      <w:r>
        <w:rPr>
          <w:sz w:val="24"/>
          <w:szCs w:val="24"/>
        </w:rPr>
        <w:t>Để đạt được mục tiêu trên, đề tài cần thực hiện nội dung nghiên cứu cốt lõi sau:</w:t>
      </w:r>
    </w:p>
    <w:p w14:paraId="497CF923" w14:textId="77777777" w:rsidR="006F0E00" w:rsidRDefault="00000000">
      <w:pPr>
        <w:numPr>
          <w:ilvl w:val="0"/>
          <w:numId w:val="3"/>
        </w:numPr>
        <w:pBdr>
          <w:top w:val="nil"/>
          <w:left w:val="nil"/>
          <w:bottom w:val="nil"/>
          <w:right w:val="nil"/>
          <w:between w:val="nil"/>
        </w:pBdr>
        <w:spacing w:line="288" w:lineRule="auto"/>
        <w:jc w:val="both"/>
        <w:rPr>
          <w:color w:val="000000"/>
          <w:sz w:val="24"/>
          <w:szCs w:val="24"/>
        </w:rPr>
      </w:pPr>
      <w:r>
        <w:rPr>
          <w:b/>
          <w:color w:val="000000"/>
          <w:sz w:val="24"/>
          <w:szCs w:val="24"/>
        </w:rPr>
        <w:t>Thu thập và xây dựng bộ dữ liệu giọng nói tiếng việt:</w:t>
      </w:r>
      <w:r>
        <w:rPr>
          <w:color w:val="000000"/>
          <w:sz w:val="24"/>
          <w:szCs w:val="24"/>
        </w:rPr>
        <w:t xml:space="preserve"> Thiết kế quy trình thu thập giọng nói chuẩn hóa dựa trên bài kiểm tra SAGE từ các nhóm đối tượng: người khỏe mạnh, người được chẩn đoán MCI, và người được chẩn đoán AD tại Việt Nam. Tiến hành tiền xử lý và gán nhãn dữ liệu.</w:t>
      </w:r>
    </w:p>
    <w:p w14:paraId="5A6E9AE4" w14:textId="77777777" w:rsidR="006F0E00" w:rsidRDefault="00000000">
      <w:pPr>
        <w:numPr>
          <w:ilvl w:val="0"/>
          <w:numId w:val="3"/>
        </w:numPr>
        <w:pBdr>
          <w:top w:val="nil"/>
          <w:left w:val="nil"/>
          <w:bottom w:val="nil"/>
          <w:right w:val="nil"/>
          <w:between w:val="nil"/>
        </w:pBdr>
        <w:spacing w:line="288" w:lineRule="auto"/>
        <w:jc w:val="both"/>
        <w:rPr>
          <w:color w:val="000000"/>
          <w:sz w:val="24"/>
          <w:szCs w:val="24"/>
        </w:rPr>
      </w:pPr>
      <w:r>
        <w:rPr>
          <w:b/>
          <w:color w:val="000000"/>
          <w:sz w:val="24"/>
          <w:szCs w:val="24"/>
        </w:rPr>
        <w:t>Xây dựng và huấn luyện mô hình AI:</w:t>
      </w:r>
      <w:r>
        <w:rPr>
          <w:color w:val="000000"/>
          <w:sz w:val="24"/>
          <w:szCs w:val="24"/>
        </w:rPr>
        <w:t xml:space="preserve"> Thử nghiệm và lựa chọn các kiến trúc mô hình máy học/học sâu (ví dụ: SVM, Random Forest, CNN, RNN/LSTM, Transformer) phù hợp để phân loại các nhóm đối tượng trên.</w:t>
      </w:r>
    </w:p>
    <w:p w14:paraId="6038FB3C" w14:textId="77777777" w:rsidR="006F0E00" w:rsidRDefault="00000000">
      <w:pPr>
        <w:numPr>
          <w:ilvl w:val="0"/>
          <w:numId w:val="3"/>
        </w:numPr>
        <w:pBdr>
          <w:top w:val="nil"/>
          <w:left w:val="nil"/>
          <w:bottom w:val="nil"/>
          <w:right w:val="nil"/>
          <w:between w:val="nil"/>
        </w:pBdr>
        <w:spacing w:line="288" w:lineRule="auto"/>
        <w:jc w:val="both"/>
        <w:rPr>
          <w:color w:val="000000"/>
          <w:sz w:val="24"/>
          <w:szCs w:val="24"/>
        </w:rPr>
      </w:pPr>
      <w:r>
        <w:rPr>
          <w:b/>
          <w:color w:val="000000"/>
          <w:sz w:val="24"/>
          <w:szCs w:val="24"/>
        </w:rPr>
        <w:t>Đánh giá và kiểm định mô hình:</w:t>
      </w:r>
      <w:r>
        <w:rPr>
          <w:color w:val="000000"/>
          <w:sz w:val="24"/>
          <w:szCs w:val="24"/>
        </w:rPr>
        <w:t xml:space="preserve"> Đánh giá hiệu năng của mô hình đã xây dựng trên tập dữ liệu kiểm tra độc lập bằng các chỉ số như độ chính xác (Accuracy), độ nhạy (Sensitivity), độ đặc hiệu (Specificity), AUC-ROC. So sánh kết quả với các phương pháp sàng lọc truyền thống (MMSE và MoCA).</w:t>
      </w:r>
    </w:p>
    <w:p w14:paraId="050B27E8" w14:textId="77777777" w:rsidR="006F0E00" w:rsidRDefault="00000000">
      <w:pPr>
        <w:numPr>
          <w:ilvl w:val="0"/>
          <w:numId w:val="3"/>
        </w:numPr>
        <w:pBdr>
          <w:top w:val="nil"/>
          <w:left w:val="nil"/>
          <w:bottom w:val="nil"/>
          <w:right w:val="nil"/>
          <w:between w:val="nil"/>
        </w:pBdr>
        <w:spacing w:after="200" w:line="288" w:lineRule="auto"/>
        <w:jc w:val="both"/>
        <w:rPr>
          <w:color w:val="000000"/>
          <w:sz w:val="24"/>
          <w:szCs w:val="24"/>
        </w:rPr>
      </w:pPr>
      <w:r>
        <w:rPr>
          <w:b/>
          <w:color w:val="000000"/>
          <w:sz w:val="24"/>
          <w:szCs w:val="24"/>
        </w:rPr>
        <w:t>Phân tích kết quả và đề xuất:</w:t>
      </w:r>
      <w:r>
        <w:rPr>
          <w:color w:val="000000"/>
          <w:sz w:val="24"/>
          <w:szCs w:val="24"/>
        </w:rPr>
        <w:t xml:space="preserve"> Phân tích các đặc trưng giọng nói có giá trị nhất trong việc phân biệt các nhóm bệnh. Đề xuất hướng phát triển ứng dụng thực tế (ví dụ: ứng dụng di động, công cụ hỗ trợ bác sĩ) dựa trên mô hình đã xây dựng.</w:t>
      </w:r>
    </w:p>
    <w:p w14:paraId="1806B378" w14:textId="77777777" w:rsidR="006F0E00" w:rsidRDefault="006F0E00">
      <w:pPr>
        <w:spacing w:line="288" w:lineRule="auto"/>
        <w:jc w:val="both"/>
        <w:rPr>
          <w:sz w:val="24"/>
          <w:szCs w:val="24"/>
        </w:rPr>
      </w:pPr>
    </w:p>
    <w:p w14:paraId="541FC14F" w14:textId="77777777" w:rsidR="006F0E00" w:rsidRDefault="00000000">
      <w:pPr>
        <w:widowControl w:val="0"/>
        <w:spacing w:before="60" w:after="60" w:line="276" w:lineRule="auto"/>
        <w:ind w:left="-108" w:right="-150"/>
        <w:jc w:val="center"/>
        <w:rPr>
          <w:b/>
          <w:strike/>
          <w:sz w:val="24"/>
          <w:szCs w:val="24"/>
        </w:rPr>
      </w:pPr>
      <w:r>
        <w:rPr>
          <w:b/>
          <w:sz w:val="24"/>
          <w:szCs w:val="24"/>
        </w:rPr>
        <w:t>15</w:t>
      </w:r>
    </w:p>
    <w:p w14:paraId="6147CECF" w14:textId="77777777" w:rsidR="006F0E00" w:rsidRDefault="00000000">
      <w:pPr>
        <w:widowControl w:val="0"/>
        <w:spacing w:before="60" w:after="60" w:line="276" w:lineRule="auto"/>
        <w:rPr>
          <w:b/>
          <w:i/>
          <w:sz w:val="24"/>
          <w:szCs w:val="24"/>
        </w:rPr>
      </w:pPr>
      <w:r>
        <w:rPr>
          <w:b/>
          <w:i/>
          <w:sz w:val="24"/>
          <w:szCs w:val="24"/>
        </w:rPr>
        <w:t xml:space="preserve">Liệt kê danh mục các công trình nghiên cứu, tài liệu có liên quan đến đề tài đã trích dẫn khi đánh </w:t>
      </w:r>
      <w:r>
        <w:rPr>
          <w:b/>
          <w:i/>
          <w:sz w:val="24"/>
          <w:szCs w:val="24"/>
        </w:rPr>
        <w:lastRenderedPageBreak/>
        <w:t>giá tổng quan</w:t>
      </w:r>
    </w:p>
    <w:p w14:paraId="1AD5D69C" w14:textId="77777777" w:rsidR="006F0E00" w:rsidRDefault="00000000">
      <w:pPr>
        <w:spacing w:before="60" w:after="60" w:line="276" w:lineRule="auto"/>
        <w:jc w:val="both"/>
        <w:rPr>
          <w:sz w:val="24"/>
          <w:szCs w:val="24"/>
        </w:rPr>
      </w:pPr>
      <w:r>
        <w:rPr>
          <w:i/>
          <w:sz w:val="24"/>
          <w:szCs w:val="24"/>
        </w:rPr>
        <w:t>(Tên công trình, tác giả, nơi và năm công bố, chỉ nêu những danh mục đã được trích dẫn để luận giải cho sự cần thiết nghiên cứu đề tài)</w:t>
      </w:r>
      <w:r>
        <w:rPr>
          <w:sz w:val="24"/>
          <w:szCs w:val="24"/>
        </w:rPr>
        <w:t>.</w:t>
      </w:r>
    </w:p>
    <w:p w14:paraId="1896D85F" w14:textId="77777777" w:rsidR="006F0E00" w:rsidRDefault="006F0E00">
      <w:pPr>
        <w:pStyle w:val="Heading1"/>
      </w:pPr>
    </w:p>
    <w:p w14:paraId="6DF762BD" w14:textId="77777777" w:rsidR="006F0E00" w:rsidRDefault="00000000">
      <w:pPr>
        <w:pStyle w:val="Heading1"/>
        <w:rPr>
          <w:rFonts w:ascii="Calibri" w:eastAsia="Calibri" w:hAnsi="Calibri" w:cs="Calibri"/>
          <w:color w:val="000000"/>
          <w:sz w:val="24"/>
          <w:szCs w:val="24"/>
        </w:rPr>
      </w:pPr>
      <w:r>
        <w:rPr>
          <w:color w:val="000000"/>
          <w:sz w:val="24"/>
          <w:szCs w:val="24"/>
        </w:rPr>
        <w:t>T</w:t>
      </w:r>
      <w:r>
        <w:rPr>
          <w:rFonts w:ascii="Calibri" w:eastAsia="Calibri" w:hAnsi="Calibri" w:cs="Calibri"/>
          <w:color w:val="000000"/>
          <w:sz w:val="24"/>
          <w:szCs w:val="24"/>
        </w:rPr>
        <w:t>ài liệu tham khảo</w:t>
      </w:r>
    </w:p>
    <w:p w14:paraId="4693EFA2" w14:textId="77777777" w:rsidR="006F0E00" w:rsidRDefault="00000000">
      <w:pPr>
        <w:pBdr>
          <w:top w:val="nil"/>
          <w:left w:val="nil"/>
          <w:bottom w:val="nil"/>
          <w:right w:val="nil"/>
          <w:between w:val="nil"/>
        </w:pBdr>
        <w:ind w:left="720" w:hanging="720"/>
        <w:rPr>
          <w:color w:val="000000"/>
          <w:sz w:val="24"/>
          <w:szCs w:val="24"/>
        </w:rPr>
      </w:pPr>
      <w:r>
        <w:rPr>
          <w:color w:val="000000"/>
        </w:rPr>
        <w:t xml:space="preserve">Alcheimer's Association. (2024). 2024 Alzheimer's disease facts and figures. </w:t>
      </w:r>
      <w:r>
        <w:rPr>
          <w:i/>
          <w:color w:val="000000"/>
        </w:rPr>
        <w:t>Alzheimer's &amp; dementia : the journal of the Alzheimer's Association, 20(5)</w:t>
      </w:r>
      <w:r>
        <w:rPr>
          <w:color w:val="000000"/>
        </w:rPr>
        <w:t>, 3708–3821.</w:t>
      </w:r>
    </w:p>
    <w:p w14:paraId="345D072C" w14:textId="77777777" w:rsidR="006F0E00" w:rsidRDefault="00000000">
      <w:pPr>
        <w:pBdr>
          <w:top w:val="nil"/>
          <w:left w:val="nil"/>
          <w:bottom w:val="nil"/>
          <w:right w:val="nil"/>
          <w:between w:val="nil"/>
        </w:pBdr>
        <w:ind w:left="720" w:hanging="720"/>
        <w:rPr>
          <w:color w:val="000000"/>
        </w:rPr>
      </w:pPr>
      <w:r>
        <w:rPr>
          <w:color w:val="000000"/>
        </w:rPr>
        <w:t xml:space="preserve">Bae, M., Seo, M.-G., Ko, H., Ham, H., Kim, K. Y., &amp; Lee, J.-Y. (2023). The efficacy of memory load on speech-based detection of Alzheimer’s disease. </w:t>
      </w:r>
      <w:r>
        <w:rPr>
          <w:i/>
          <w:color w:val="000000"/>
        </w:rPr>
        <w:t>Frontiers in Aging Neuroscience</w:t>
      </w:r>
      <w:r>
        <w:rPr>
          <w:color w:val="000000"/>
        </w:rPr>
        <w:t>, 1186786.</w:t>
      </w:r>
    </w:p>
    <w:p w14:paraId="6FE8FD58" w14:textId="77777777" w:rsidR="006F0E00" w:rsidRDefault="00000000">
      <w:pPr>
        <w:pBdr>
          <w:top w:val="nil"/>
          <w:left w:val="nil"/>
          <w:bottom w:val="nil"/>
          <w:right w:val="nil"/>
          <w:between w:val="nil"/>
        </w:pBdr>
        <w:ind w:left="720" w:hanging="720"/>
        <w:rPr>
          <w:color w:val="000000"/>
        </w:rPr>
      </w:pPr>
      <w:r>
        <w:rPr>
          <w:color w:val="000000"/>
        </w:rPr>
        <w:t xml:space="preserve">Baevski, A., Zhou, H., Mohamed, A., &amp; Auli, M. (2020). wav2vec 2.0: a framework for self-supervised learning of speech representations. </w:t>
      </w:r>
      <w:r>
        <w:rPr>
          <w:i/>
          <w:color w:val="000000"/>
        </w:rPr>
        <w:t>NIPS'20: Proceedings of the 34th International Conference on Neural Information Processing Systems</w:t>
      </w:r>
      <w:r>
        <w:rPr>
          <w:color w:val="000000"/>
        </w:rPr>
        <w:t>, (pp. 12449-12460).</w:t>
      </w:r>
    </w:p>
    <w:p w14:paraId="584C1B6B" w14:textId="77777777" w:rsidR="006F0E00" w:rsidRDefault="00000000">
      <w:pPr>
        <w:pBdr>
          <w:top w:val="nil"/>
          <w:left w:val="nil"/>
          <w:bottom w:val="nil"/>
          <w:right w:val="nil"/>
          <w:between w:val="nil"/>
        </w:pBdr>
        <w:ind w:left="720" w:hanging="720"/>
        <w:rPr>
          <w:color w:val="000000"/>
        </w:rPr>
      </w:pPr>
      <w:r>
        <w:rPr>
          <w:color w:val="000000"/>
        </w:rPr>
        <w:t xml:space="preserve">Bộ y tế. (2019, 10 18). </w:t>
      </w:r>
      <w:r>
        <w:rPr>
          <w:i/>
          <w:color w:val="000000"/>
        </w:rPr>
        <w:t>Thư Viện Pháp Luật</w:t>
      </w:r>
      <w:r>
        <w:rPr>
          <w:color w:val="000000"/>
        </w:rPr>
        <w:t>. Retrieved from thuvienphapluat: https://thuvienphapluat.vn/van-ban/EN/Cong-nghe-thong-tin/Decision-4888-QD-BYT-2019-the-scheme-for-application-of-smart-healthcare-information-technology/428330/tieng-anh.aspx</w:t>
      </w:r>
    </w:p>
    <w:p w14:paraId="7AC4BAD9" w14:textId="77777777" w:rsidR="006F0E00" w:rsidRDefault="00000000">
      <w:pPr>
        <w:pBdr>
          <w:top w:val="nil"/>
          <w:left w:val="nil"/>
          <w:bottom w:val="nil"/>
          <w:right w:val="nil"/>
          <w:between w:val="nil"/>
        </w:pBdr>
        <w:ind w:left="720" w:hanging="720"/>
        <w:rPr>
          <w:color w:val="000000"/>
        </w:rPr>
      </w:pPr>
      <w:r>
        <w:rPr>
          <w:color w:val="000000"/>
        </w:rPr>
        <w:t xml:space="preserve">Chen, J., Wang, Y., &amp; Wang, D. (2014). A Feature Study for Classification-Based Speech Separation at Low Signal-to-Noise Ratios. </w:t>
      </w:r>
      <w:r>
        <w:rPr>
          <w:i/>
          <w:color w:val="000000"/>
        </w:rPr>
        <w:t>IEEE/ACM Transactions on Audio, Speech, and Language Processing</w:t>
      </w:r>
      <w:r>
        <w:rPr>
          <w:color w:val="000000"/>
        </w:rPr>
        <w:t>, 1993-2002.</w:t>
      </w:r>
    </w:p>
    <w:p w14:paraId="68411502" w14:textId="77777777" w:rsidR="006F0E00" w:rsidRDefault="00000000">
      <w:pPr>
        <w:pBdr>
          <w:top w:val="nil"/>
          <w:left w:val="nil"/>
          <w:bottom w:val="nil"/>
          <w:right w:val="nil"/>
          <w:between w:val="nil"/>
        </w:pBdr>
        <w:ind w:left="720" w:hanging="720"/>
        <w:rPr>
          <w:color w:val="000000"/>
        </w:rPr>
      </w:pPr>
      <w:r>
        <w:rPr>
          <w:color w:val="000000"/>
        </w:rPr>
        <w:t xml:space="preserve">Do, M., Bui, B. K., Pham, N. K., Anglewicz, P., Nguyen, L., Nguyen, T., . . . van Landingham, M. (2022). Validation of MoCA test in Vietnamese language for cognitive impairment screening. </w:t>
      </w:r>
      <w:r>
        <w:rPr>
          <w:i/>
          <w:color w:val="000000"/>
        </w:rPr>
        <w:t>Journal of Global Health Neurology and Psychiatry</w:t>
      </w:r>
      <w:r>
        <w:rPr>
          <w:color w:val="000000"/>
        </w:rPr>
        <w:t>, e2022008.</w:t>
      </w:r>
    </w:p>
    <w:p w14:paraId="23CFE96F" w14:textId="77777777" w:rsidR="006F0E00" w:rsidRDefault="00000000">
      <w:pPr>
        <w:pBdr>
          <w:top w:val="nil"/>
          <w:left w:val="nil"/>
          <w:bottom w:val="nil"/>
          <w:right w:val="nil"/>
          <w:between w:val="nil"/>
        </w:pBdr>
        <w:ind w:left="720" w:hanging="720"/>
        <w:rPr>
          <w:color w:val="000000"/>
        </w:rPr>
      </w:pPr>
      <w:r>
        <w:rPr>
          <w:color w:val="000000"/>
        </w:rPr>
        <w:t xml:space="preserve">Duc, N. M., Huy, H. Q., &amp; Thong, P. M. (2019). Vietnamese Society of Radiology and Nuclear Medicine: past, current and future. </w:t>
      </w:r>
      <w:r>
        <w:rPr>
          <w:i/>
          <w:color w:val="000000"/>
        </w:rPr>
        <w:t>Acta Informatica Medica</w:t>
      </w:r>
      <w:r>
        <w:rPr>
          <w:color w:val="000000"/>
        </w:rPr>
        <w:t>, 374.</w:t>
      </w:r>
    </w:p>
    <w:p w14:paraId="7A3B1CE4" w14:textId="77777777" w:rsidR="006F0E00" w:rsidRDefault="00000000">
      <w:pPr>
        <w:pBdr>
          <w:top w:val="nil"/>
          <w:left w:val="nil"/>
          <w:bottom w:val="nil"/>
          <w:right w:val="nil"/>
          <w:between w:val="nil"/>
        </w:pBdr>
        <w:ind w:left="720" w:hanging="720"/>
        <w:rPr>
          <w:color w:val="000000"/>
        </w:rPr>
      </w:pPr>
      <w:r>
        <w:rPr>
          <w:color w:val="000000"/>
        </w:rPr>
        <w:t xml:space="preserve">Er, M. B. (2020). A novel approach for classification of speech emotions based on deep and acoustic features. </w:t>
      </w:r>
      <w:r>
        <w:rPr>
          <w:i/>
          <w:color w:val="000000"/>
        </w:rPr>
        <w:t>Ieee Access</w:t>
      </w:r>
      <w:r>
        <w:rPr>
          <w:color w:val="000000"/>
        </w:rPr>
        <w:t>, 221640-221653.</w:t>
      </w:r>
    </w:p>
    <w:p w14:paraId="48D0414D" w14:textId="77777777" w:rsidR="006F0E00" w:rsidRDefault="00000000">
      <w:pPr>
        <w:pBdr>
          <w:top w:val="nil"/>
          <w:left w:val="nil"/>
          <w:bottom w:val="nil"/>
          <w:right w:val="nil"/>
          <w:between w:val="nil"/>
        </w:pBdr>
        <w:ind w:left="720" w:hanging="720"/>
        <w:rPr>
          <w:color w:val="000000"/>
        </w:rPr>
      </w:pPr>
      <w:r>
        <w:rPr>
          <w:color w:val="000000"/>
        </w:rPr>
        <w:t xml:space="preserve">Farias, S., Mungas, D., Reed, B., Harvey, D., Cahn-Weiner, D., &amp; Decarli, C. (2006). MCI is associated with deficits in everyday functioning. Alzheimer Dis Assoc Disord. </w:t>
      </w:r>
      <w:r>
        <w:rPr>
          <w:i/>
          <w:color w:val="000000"/>
        </w:rPr>
        <w:t>Alzheimer disease and associated disorders</w:t>
      </w:r>
      <w:r>
        <w:rPr>
          <w:color w:val="000000"/>
        </w:rPr>
        <w:t>, 217-223.</w:t>
      </w:r>
    </w:p>
    <w:p w14:paraId="78660528" w14:textId="77777777" w:rsidR="006F0E00" w:rsidRDefault="00000000">
      <w:pPr>
        <w:pBdr>
          <w:top w:val="nil"/>
          <w:left w:val="nil"/>
          <w:bottom w:val="nil"/>
          <w:right w:val="nil"/>
          <w:between w:val="nil"/>
        </w:pBdr>
        <w:ind w:left="720" w:hanging="720"/>
        <w:rPr>
          <w:color w:val="000000"/>
        </w:rPr>
      </w:pPr>
      <w:r>
        <w:rPr>
          <w:color w:val="000000"/>
        </w:rPr>
        <w:t xml:space="preserve">Fu, Y., Xu, L. a., Zhang, L., Zhang, P., &amp; Cao, L. a. (2024). Classification and diagnosis model for Alzheimer’s disease based on multimodal data fusion. </w:t>
      </w:r>
      <w:r>
        <w:rPr>
          <w:i/>
          <w:color w:val="000000"/>
        </w:rPr>
        <w:t>Medicine</w:t>
      </w:r>
      <w:r>
        <w:rPr>
          <w:color w:val="000000"/>
        </w:rPr>
        <w:t>, e41016.</w:t>
      </w:r>
    </w:p>
    <w:p w14:paraId="7CE0B5BB" w14:textId="77777777" w:rsidR="006F0E00" w:rsidRDefault="00000000">
      <w:pPr>
        <w:pBdr>
          <w:top w:val="nil"/>
          <w:left w:val="nil"/>
          <w:bottom w:val="nil"/>
          <w:right w:val="nil"/>
          <w:between w:val="nil"/>
        </w:pBdr>
        <w:ind w:left="720" w:hanging="720"/>
        <w:rPr>
          <w:color w:val="000000"/>
        </w:rPr>
      </w:pPr>
      <w:r>
        <w:rPr>
          <w:color w:val="000000"/>
        </w:rPr>
        <w:t xml:space="preserve">Haider, F., De La Fuente, S., &amp; Luz, S. (2020). An assessment of paralinguistic acoustic features for detection of Alzheimer's dementia in spontaneous speech. </w:t>
      </w:r>
      <w:r>
        <w:rPr>
          <w:i/>
          <w:color w:val="000000"/>
        </w:rPr>
        <w:t>IEEE Journal of Selected Topics in Signal Processing</w:t>
      </w:r>
      <w:r>
        <w:rPr>
          <w:color w:val="000000"/>
        </w:rPr>
        <w:t>, 272-281.</w:t>
      </w:r>
    </w:p>
    <w:p w14:paraId="53A8BDD8" w14:textId="77777777" w:rsidR="006F0E00" w:rsidRDefault="00000000">
      <w:pPr>
        <w:pBdr>
          <w:top w:val="nil"/>
          <w:left w:val="nil"/>
          <w:bottom w:val="nil"/>
          <w:right w:val="nil"/>
          <w:between w:val="nil"/>
        </w:pBdr>
        <w:ind w:left="720" w:hanging="720"/>
        <w:rPr>
          <w:color w:val="000000"/>
        </w:rPr>
      </w:pPr>
      <w:r>
        <w:rPr>
          <w:color w:val="000000"/>
        </w:rPr>
        <w:t xml:space="preserve">Han, T. T., Nguyen Duy, T., Nguyen Dang Son, L., Nguyen Van, H., Trong, T. D., Nguyen Viet, D., &amp; … Vu Dang, L. (2022). Features extraction of MRI image using complex network with low computational complexity to distinguish inflammatory lesions from tumors in the human brain. </w:t>
      </w:r>
      <w:r>
        <w:rPr>
          <w:i/>
          <w:color w:val="000000"/>
        </w:rPr>
        <w:t>Computer Methods in Biomechanics and Biomedical Engineering: Imaging &amp; Visualization</w:t>
      </w:r>
      <w:r>
        <w:rPr>
          <w:color w:val="000000"/>
        </w:rPr>
        <w:t>, 94-102.</w:t>
      </w:r>
    </w:p>
    <w:p w14:paraId="0B87EB80" w14:textId="77777777" w:rsidR="006F0E00" w:rsidRDefault="00000000">
      <w:pPr>
        <w:pBdr>
          <w:top w:val="nil"/>
          <w:left w:val="nil"/>
          <w:bottom w:val="nil"/>
          <w:right w:val="nil"/>
          <w:between w:val="nil"/>
        </w:pBdr>
        <w:ind w:left="720" w:hanging="720"/>
        <w:rPr>
          <w:color w:val="000000"/>
        </w:rPr>
      </w:pPr>
      <w:r>
        <w:rPr>
          <w:color w:val="000000"/>
        </w:rPr>
        <w:t xml:space="preserve">Haroutunian, V., Hoffman, L. B., &amp; Been, M. S. (2009). Is there a neuropathology difference between mild cognitive impairment and dementia? </w:t>
      </w:r>
      <w:r>
        <w:rPr>
          <w:i/>
          <w:color w:val="000000"/>
        </w:rPr>
        <w:t>Dialogues in clinical neuroscience</w:t>
      </w:r>
      <w:r>
        <w:rPr>
          <w:color w:val="000000"/>
        </w:rPr>
        <w:t>, 171-179.</w:t>
      </w:r>
    </w:p>
    <w:p w14:paraId="786253C8" w14:textId="77777777" w:rsidR="006F0E00" w:rsidRDefault="00000000">
      <w:pPr>
        <w:pBdr>
          <w:top w:val="nil"/>
          <w:left w:val="nil"/>
          <w:bottom w:val="nil"/>
          <w:right w:val="nil"/>
          <w:between w:val="nil"/>
        </w:pBdr>
        <w:ind w:left="720" w:hanging="720"/>
        <w:rPr>
          <w:color w:val="000000"/>
        </w:rPr>
      </w:pPr>
      <w:r>
        <w:rPr>
          <w:color w:val="000000"/>
        </w:rPr>
        <w:t xml:space="preserve">Ivanova, O., Martínez-Nicolás, I., &amp; Meilán, J. (2024). Speech changes in old age: methodological considerations for speech-based discrimination of healthy ageing and Alzheimer's disease. </w:t>
      </w:r>
      <w:r>
        <w:rPr>
          <w:i/>
          <w:color w:val="000000"/>
        </w:rPr>
        <w:t>International Journal of Language and Communication Disorders</w:t>
      </w:r>
      <w:r>
        <w:rPr>
          <w:color w:val="000000"/>
        </w:rPr>
        <w:t>, 13-37.</w:t>
      </w:r>
    </w:p>
    <w:p w14:paraId="6F350807" w14:textId="77777777" w:rsidR="006F0E00" w:rsidRDefault="00000000">
      <w:pPr>
        <w:pBdr>
          <w:top w:val="nil"/>
          <w:left w:val="nil"/>
          <w:bottom w:val="nil"/>
          <w:right w:val="nil"/>
          <w:between w:val="nil"/>
        </w:pBdr>
        <w:ind w:left="720" w:hanging="720"/>
        <w:rPr>
          <w:color w:val="000000"/>
        </w:rPr>
      </w:pPr>
      <w:r>
        <w:rPr>
          <w:color w:val="000000"/>
        </w:rPr>
        <w:t xml:space="preserve">Julayanont, P. N. (2017). Montreal Cognitive Assessment (MoCA): Concept and Clinical Review. </w:t>
      </w:r>
      <w:r>
        <w:rPr>
          <w:i/>
          <w:color w:val="000000"/>
        </w:rPr>
        <w:t>Cognitive screening instruments: A practical approach</w:t>
      </w:r>
      <w:r>
        <w:rPr>
          <w:color w:val="000000"/>
        </w:rPr>
        <w:t>, 139-195.</w:t>
      </w:r>
    </w:p>
    <w:p w14:paraId="6081F5CB" w14:textId="77777777" w:rsidR="006F0E00" w:rsidRDefault="00000000">
      <w:pPr>
        <w:pBdr>
          <w:top w:val="nil"/>
          <w:left w:val="nil"/>
          <w:bottom w:val="nil"/>
          <w:right w:val="nil"/>
          <w:between w:val="nil"/>
        </w:pBdr>
        <w:ind w:left="720" w:hanging="720"/>
        <w:rPr>
          <w:color w:val="000000"/>
        </w:rPr>
      </w:pPr>
      <w:r>
        <w:rPr>
          <w:color w:val="000000"/>
        </w:rPr>
        <w:t xml:space="preserve">Koo, J., Lee, J. H., Pyo, J., Jo, Y., &amp; Lee, K. (2020). Exploiting Multi-Modal Features from Pre-Trained Networks for Alzheimer’s Dementia Recognition. </w:t>
      </w:r>
      <w:r>
        <w:rPr>
          <w:i/>
          <w:color w:val="000000"/>
        </w:rPr>
        <w:t>Interspeech 2020</w:t>
      </w:r>
      <w:r>
        <w:rPr>
          <w:color w:val="000000"/>
        </w:rPr>
        <w:t>, (pp. 2217-2221).</w:t>
      </w:r>
    </w:p>
    <w:p w14:paraId="74BF5352" w14:textId="77777777" w:rsidR="006F0E00" w:rsidRDefault="00000000">
      <w:pPr>
        <w:pBdr>
          <w:top w:val="nil"/>
          <w:left w:val="nil"/>
          <w:bottom w:val="nil"/>
          <w:right w:val="nil"/>
          <w:between w:val="nil"/>
        </w:pBdr>
        <w:ind w:left="720" w:hanging="720"/>
        <w:rPr>
          <w:color w:val="000000"/>
        </w:rPr>
      </w:pPr>
      <w:r>
        <w:rPr>
          <w:color w:val="000000"/>
        </w:rPr>
        <w:t xml:space="preserve">Liss, J., Seleri Assuno, S., Cummings, J., Atri, A., Geldmacher, D., Candela, S., . . . Mintzer, J. (2021). Practical recommendations for timely, accurate diagnosis of symptomatic Alzheimer’s disease (MCI and dementia) in primary care: a review and synthesis. </w:t>
      </w:r>
      <w:r>
        <w:rPr>
          <w:i/>
          <w:color w:val="000000"/>
        </w:rPr>
        <w:t>Journal of internal medicine</w:t>
      </w:r>
      <w:r>
        <w:rPr>
          <w:color w:val="000000"/>
        </w:rPr>
        <w:t>, 310-334.</w:t>
      </w:r>
    </w:p>
    <w:p w14:paraId="6AEC642D" w14:textId="77777777" w:rsidR="006F0E00" w:rsidRDefault="00000000">
      <w:pPr>
        <w:pBdr>
          <w:top w:val="nil"/>
          <w:left w:val="nil"/>
          <w:bottom w:val="nil"/>
          <w:right w:val="nil"/>
          <w:between w:val="nil"/>
        </w:pBdr>
        <w:ind w:left="720" w:hanging="720"/>
        <w:rPr>
          <w:color w:val="000000"/>
        </w:rPr>
      </w:pPr>
      <w:r>
        <w:rPr>
          <w:color w:val="000000"/>
        </w:rPr>
        <w:t xml:space="preserve">Long, c. M., Thanh, H. T., &amp; Toan, T. K. (2022). Giá trị của trắc nghiệm đánh giá trạng thái tâm thần tối thiểu (MMSE) trong sàng lọc sa sút trí tuệ ở người cao tuổi tại cộng đồng. </w:t>
      </w:r>
      <w:r>
        <w:rPr>
          <w:i/>
          <w:color w:val="000000"/>
        </w:rPr>
        <w:t>Tạp chí nghiên cứu y học</w:t>
      </w:r>
      <w:r>
        <w:rPr>
          <w:color w:val="000000"/>
        </w:rPr>
        <w:t>, 149 (1).</w:t>
      </w:r>
    </w:p>
    <w:p w14:paraId="09CC0810" w14:textId="77777777" w:rsidR="006F0E00" w:rsidRDefault="00000000">
      <w:pPr>
        <w:pBdr>
          <w:top w:val="nil"/>
          <w:left w:val="nil"/>
          <w:bottom w:val="nil"/>
          <w:right w:val="nil"/>
          <w:between w:val="nil"/>
        </w:pBdr>
        <w:ind w:left="720" w:hanging="720"/>
        <w:rPr>
          <w:color w:val="000000"/>
        </w:rPr>
      </w:pPr>
      <w:r>
        <w:rPr>
          <w:color w:val="000000"/>
        </w:rPr>
        <w:t xml:space="preserve">Maximilian, S., Fabien, R., &amp; Schuller, B. (2016). At the Border of Acoustics and Linguistics: Bag-of-Audio-Words for the Recognition of Emotions in Speech. </w:t>
      </w:r>
      <w:r>
        <w:rPr>
          <w:i/>
          <w:color w:val="000000"/>
        </w:rPr>
        <w:t>Interspeech 2016</w:t>
      </w:r>
      <w:r>
        <w:rPr>
          <w:color w:val="000000"/>
        </w:rPr>
        <w:t>, (pp. 495--499).</w:t>
      </w:r>
    </w:p>
    <w:p w14:paraId="735E0F12" w14:textId="77777777" w:rsidR="006F0E00" w:rsidRDefault="00000000">
      <w:pPr>
        <w:pBdr>
          <w:top w:val="nil"/>
          <w:left w:val="nil"/>
          <w:bottom w:val="nil"/>
          <w:right w:val="nil"/>
          <w:between w:val="nil"/>
        </w:pBdr>
        <w:ind w:left="720" w:hanging="720"/>
        <w:rPr>
          <w:color w:val="000000"/>
        </w:rPr>
      </w:pPr>
      <w:r>
        <w:rPr>
          <w:color w:val="000000"/>
        </w:rPr>
        <w:t xml:space="preserve">Nhat, P. T., Van Hao, N., Tho, P. V., Kerdegari, H., Pisani, L., Thu, L. N., . . . others. (2023). Clinical benefit of AI-assisted lung ultrasound in a resource-limited intensive care unit. </w:t>
      </w:r>
      <w:r>
        <w:rPr>
          <w:i/>
          <w:color w:val="000000"/>
        </w:rPr>
        <w:t>Critical Care</w:t>
      </w:r>
      <w:r>
        <w:rPr>
          <w:color w:val="000000"/>
        </w:rPr>
        <w:t>, 257.</w:t>
      </w:r>
    </w:p>
    <w:p w14:paraId="7A752DC1" w14:textId="77777777" w:rsidR="006F0E00" w:rsidRDefault="00000000">
      <w:pPr>
        <w:pBdr>
          <w:top w:val="nil"/>
          <w:left w:val="nil"/>
          <w:bottom w:val="nil"/>
          <w:right w:val="nil"/>
          <w:between w:val="nil"/>
        </w:pBdr>
        <w:ind w:left="720" w:hanging="720"/>
        <w:rPr>
          <w:color w:val="000000"/>
        </w:rPr>
      </w:pPr>
      <w:r>
        <w:rPr>
          <w:color w:val="000000"/>
        </w:rPr>
        <w:t xml:space="preserve">Nhat, P. T., Van Hao, N., Yen, L. M., Anh, N. H., Khiem, D. P., Kerdegari, H., . . . others. (2024). Clinical evaluation of AI-assisted muscle ultrasound for monitoring muscle wasting in ICU patients. </w:t>
      </w:r>
      <w:r>
        <w:rPr>
          <w:i/>
          <w:color w:val="000000"/>
        </w:rPr>
        <w:t>Scientific reports</w:t>
      </w:r>
      <w:r>
        <w:rPr>
          <w:color w:val="000000"/>
        </w:rPr>
        <w:t>, 14798.</w:t>
      </w:r>
    </w:p>
    <w:p w14:paraId="7C694E01" w14:textId="77777777" w:rsidR="006F0E00" w:rsidRDefault="00000000">
      <w:pPr>
        <w:pBdr>
          <w:top w:val="nil"/>
          <w:left w:val="nil"/>
          <w:bottom w:val="nil"/>
          <w:right w:val="nil"/>
          <w:between w:val="nil"/>
        </w:pBdr>
        <w:ind w:left="720" w:hanging="720"/>
        <w:rPr>
          <w:color w:val="000000"/>
        </w:rPr>
      </w:pPr>
      <w:r>
        <w:rPr>
          <w:color w:val="000000"/>
        </w:rPr>
        <w:t xml:space="preserve">Nhi, V. A., Thang, P., Thang, T. C., Hung, N. T., Lieu, N. V., Chinh, N. D., . . . Thanh, N. V. (2018, 04 03). </w:t>
      </w:r>
      <w:r>
        <w:rPr>
          <w:i/>
          <w:color w:val="000000"/>
        </w:rPr>
        <w:t>Hội Alzheimer và rối loạn thần kinh nhận thức Việt Nam</w:t>
      </w:r>
      <w:r>
        <w:rPr>
          <w:color w:val="000000"/>
        </w:rPr>
        <w:t>. Retrieved from Alzvietnam: http://alzvietnam.org/tai-lieu/huong-dan-chan-doan-va-dieu-tri-sa-sut-tri-tue-2018-85.html</w:t>
      </w:r>
    </w:p>
    <w:p w14:paraId="6EE2772B" w14:textId="77777777" w:rsidR="006F0E00" w:rsidRDefault="00000000">
      <w:pPr>
        <w:pBdr>
          <w:top w:val="nil"/>
          <w:left w:val="nil"/>
          <w:bottom w:val="nil"/>
          <w:right w:val="nil"/>
          <w:between w:val="nil"/>
        </w:pBdr>
        <w:ind w:left="720" w:hanging="720"/>
        <w:rPr>
          <w:color w:val="000000"/>
        </w:rPr>
      </w:pPr>
      <w:r>
        <w:rPr>
          <w:color w:val="000000"/>
        </w:rPr>
        <w:t xml:space="preserve">Nicholas, C., Yilin, P., Zhao, R., Julian, F., Venkata, S. N., Heidi, C., . . . Aki, H. (2020). A Comparison of Acoustic and Linguistics Methodologies for Alzheimer’s Dementia Recognition. </w:t>
      </w:r>
      <w:r>
        <w:rPr>
          <w:i/>
          <w:color w:val="000000"/>
        </w:rPr>
        <w:t>Interspeech 2020</w:t>
      </w:r>
      <w:r>
        <w:rPr>
          <w:color w:val="000000"/>
        </w:rPr>
        <w:t>, (pp. 2182-2186).</w:t>
      </w:r>
    </w:p>
    <w:p w14:paraId="0102A1BD" w14:textId="77777777" w:rsidR="006F0E00" w:rsidRDefault="00000000">
      <w:pPr>
        <w:pBdr>
          <w:top w:val="nil"/>
          <w:left w:val="nil"/>
          <w:bottom w:val="nil"/>
          <w:right w:val="nil"/>
          <w:between w:val="nil"/>
        </w:pBdr>
        <w:ind w:left="720" w:hanging="720"/>
        <w:rPr>
          <w:color w:val="000000"/>
        </w:rPr>
      </w:pPr>
      <w:r>
        <w:rPr>
          <w:color w:val="000000"/>
        </w:rPr>
        <w:lastRenderedPageBreak/>
        <w:t xml:space="preserve">Pulido, M. L., Hernández, J. B., MBallester, i. Á., Gonzalez, C. M., Mekyska, J., &amp; Smékal, Z. (2020). Alzheimer's disease and automatic speech analysis: a review. </w:t>
      </w:r>
      <w:r>
        <w:rPr>
          <w:i/>
          <w:color w:val="000000"/>
        </w:rPr>
        <w:t>Expert Systems with Applications</w:t>
      </w:r>
      <w:r>
        <w:rPr>
          <w:color w:val="000000"/>
        </w:rPr>
        <w:t>, 113213.</w:t>
      </w:r>
    </w:p>
    <w:p w14:paraId="5D037F8A" w14:textId="77777777" w:rsidR="006F0E00" w:rsidRDefault="00000000">
      <w:pPr>
        <w:pBdr>
          <w:top w:val="nil"/>
          <w:left w:val="nil"/>
          <w:bottom w:val="nil"/>
          <w:right w:val="nil"/>
          <w:between w:val="nil"/>
        </w:pBdr>
        <w:ind w:left="720" w:hanging="720"/>
        <w:rPr>
          <w:color w:val="000000"/>
        </w:rPr>
      </w:pPr>
      <w:r>
        <w:rPr>
          <w:color w:val="000000"/>
        </w:rPr>
        <w:t xml:space="preserve">Quoc, N. K., &amp; Nhi, V. A. (2006). KHẢO SÁT THANG ĐIỂM MINI-MENTAL STATE EXAMINATION (MMSE) TRÊN NGƯỜI VIỆT NAM BÌNH THƯỜNG. </w:t>
      </w:r>
      <w:r>
        <w:rPr>
          <w:i/>
          <w:color w:val="000000"/>
        </w:rPr>
        <w:t>Tạp chí Y học Thành phố Hồ Chí Minh</w:t>
      </w:r>
      <w:r>
        <w:rPr>
          <w:color w:val="000000"/>
        </w:rPr>
        <w:t>, 237.</w:t>
      </w:r>
    </w:p>
    <w:p w14:paraId="6A40AD98" w14:textId="77777777" w:rsidR="006F0E00" w:rsidRDefault="00000000">
      <w:pPr>
        <w:pBdr>
          <w:top w:val="nil"/>
          <w:left w:val="nil"/>
          <w:bottom w:val="nil"/>
          <w:right w:val="nil"/>
          <w:between w:val="nil"/>
        </w:pBdr>
        <w:ind w:left="720" w:hanging="720"/>
        <w:rPr>
          <w:color w:val="000000"/>
        </w:rPr>
      </w:pPr>
      <w:r>
        <w:rPr>
          <w:color w:val="000000"/>
        </w:rPr>
        <w:t xml:space="preserve">Safiri, S., Ghaffari Jolfayi, A., Fazlollahi, A., Morsali, S., Sarkesh, A., Daei Sorkhabi, A., . . . Hamidi, S. (2024). Alzheimer's disease: a comprehensive review of epidemiology, risk factors, symptoms diagnosis, management, caregiving, advanced treatments and associated challenges. </w:t>
      </w:r>
      <w:r>
        <w:rPr>
          <w:i/>
          <w:color w:val="000000"/>
        </w:rPr>
        <w:t>Frontiers in Medicine</w:t>
      </w:r>
      <w:r>
        <w:rPr>
          <w:color w:val="000000"/>
        </w:rPr>
        <w:t>, 1474043.</w:t>
      </w:r>
    </w:p>
    <w:p w14:paraId="4E508B11" w14:textId="77777777" w:rsidR="006F0E00" w:rsidRDefault="00000000">
      <w:pPr>
        <w:pBdr>
          <w:top w:val="nil"/>
          <w:left w:val="nil"/>
          <w:bottom w:val="nil"/>
          <w:right w:val="nil"/>
          <w:between w:val="nil"/>
        </w:pBdr>
        <w:ind w:left="720" w:hanging="720"/>
        <w:rPr>
          <w:color w:val="000000"/>
        </w:rPr>
      </w:pPr>
      <w:r>
        <w:rPr>
          <w:color w:val="000000"/>
        </w:rPr>
        <w:t xml:space="preserve">Shakeri, A., &amp; Farmanbar, M. (2025). Natural language processing in Alzheimer's disease research: Systematic review of methods, data, and efficacy. </w:t>
      </w:r>
      <w:r>
        <w:rPr>
          <w:i/>
          <w:color w:val="000000"/>
        </w:rPr>
        <w:t>Alzheimer's &amp; dementia (Amsterdam, Netherlands)</w:t>
      </w:r>
      <w:r>
        <w:rPr>
          <w:color w:val="000000"/>
        </w:rPr>
        <w:t>, e70082.</w:t>
      </w:r>
    </w:p>
    <w:p w14:paraId="02F3E5C5" w14:textId="77777777" w:rsidR="006F0E00" w:rsidRDefault="00000000">
      <w:pPr>
        <w:pBdr>
          <w:top w:val="nil"/>
          <w:left w:val="nil"/>
          <w:bottom w:val="nil"/>
          <w:right w:val="nil"/>
          <w:between w:val="nil"/>
        </w:pBdr>
        <w:ind w:left="720" w:hanging="720"/>
        <w:rPr>
          <w:color w:val="000000"/>
        </w:rPr>
      </w:pPr>
      <w:r>
        <w:rPr>
          <w:color w:val="000000"/>
        </w:rPr>
        <w:t xml:space="preserve">Shin, J.-H. (2022). Dementia epidemiology fact sheet 2022. </w:t>
      </w:r>
      <w:r>
        <w:rPr>
          <w:i/>
          <w:color w:val="000000"/>
        </w:rPr>
        <w:t>Annals of Rehabilitation Medicine</w:t>
      </w:r>
      <w:r>
        <w:rPr>
          <w:color w:val="000000"/>
        </w:rPr>
        <w:t>, 53-59.</w:t>
      </w:r>
    </w:p>
    <w:p w14:paraId="61C25AD4" w14:textId="77777777" w:rsidR="006F0E00" w:rsidRDefault="00000000">
      <w:pPr>
        <w:pBdr>
          <w:top w:val="nil"/>
          <w:left w:val="nil"/>
          <w:bottom w:val="nil"/>
          <w:right w:val="nil"/>
          <w:between w:val="nil"/>
        </w:pBdr>
        <w:ind w:left="720" w:hanging="720"/>
        <w:rPr>
          <w:color w:val="000000"/>
        </w:rPr>
      </w:pPr>
      <w:r>
        <w:rPr>
          <w:color w:val="000000"/>
        </w:rPr>
        <w:t xml:space="preserve">Tran Quoc, V., Nguyen Thi Ngoc, D., Nguyen Hoang, T., Vu Thi, H., Tong Duc, M., Do Pham Nguyet, T., . . . Bui Duc, T. (2023). Predicting antibiotic resistance in ICUs patients by applying machine learning in Vietnam. </w:t>
      </w:r>
      <w:r>
        <w:rPr>
          <w:i/>
          <w:color w:val="000000"/>
        </w:rPr>
        <w:t>Infection and Drug Resistance</w:t>
      </w:r>
      <w:r>
        <w:rPr>
          <w:color w:val="000000"/>
        </w:rPr>
        <w:t>, 5535-5546.</w:t>
      </w:r>
    </w:p>
    <w:p w14:paraId="782373EC" w14:textId="77777777" w:rsidR="006F0E00" w:rsidRDefault="00000000">
      <w:pPr>
        <w:pBdr>
          <w:top w:val="nil"/>
          <w:left w:val="nil"/>
          <w:bottom w:val="nil"/>
          <w:right w:val="nil"/>
          <w:between w:val="nil"/>
        </w:pBdr>
        <w:ind w:left="720" w:hanging="720"/>
        <w:rPr>
          <w:color w:val="000000"/>
        </w:rPr>
      </w:pPr>
      <w:r>
        <w:rPr>
          <w:color w:val="000000"/>
        </w:rPr>
        <w:t xml:space="preserve">Tran, K., Nguyen, A., Vo, C., &amp; Nguyen, P. (2022). Vietnamese Electronic Medical Record Management with Text Preprocessing for Spelling Errors. </w:t>
      </w:r>
      <w:r>
        <w:rPr>
          <w:i/>
          <w:color w:val="000000"/>
        </w:rPr>
        <w:t>2022 9th NAFOSTED Conference on Information and Computer Science (NICS)</w:t>
      </w:r>
      <w:r>
        <w:rPr>
          <w:color w:val="000000"/>
        </w:rPr>
        <w:t>, 223-229.</w:t>
      </w:r>
    </w:p>
    <w:p w14:paraId="03230DB7" w14:textId="77777777" w:rsidR="006F0E00" w:rsidRDefault="00000000">
      <w:pPr>
        <w:pBdr>
          <w:top w:val="nil"/>
          <w:left w:val="nil"/>
          <w:bottom w:val="nil"/>
          <w:right w:val="nil"/>
          <w:between w:val="nil"/>
        </w:pBdr>
        <w:ind w:left="720" w:hanging="720"/>
        <w:rPr>
          <w:color w:val="000000"/>
        </w:rPr>
      </w:pPr>
      <w:r>
        <w:rPr>
          <w:color w:val="000000"/>
        </w:rPr>
        <w:t xml:space="preserve">Truong, N. M., Vo, T. Q., Tran, H. T., Nguyen, H. T., &amp; Pham, V. N. (2023). Healthcare students’ knowledge, attitudes, and perspectives toward artificial intelligence in the southern Vietnam. </w:t>
      </w:r>
      <w:r>
        <w:rPr>
          <w:i/>
          <w:color w:val="000000"/>
        </w:rPr>
        <w:t>Heliyon</w:t>
      </w:r>
      <w:r>
        <w:rPr>
          <w:color w:val="000000"/>
        </w:rPr>
        <w:t>, 12 (9).</w:t>
      </w:r>
    </w:p>
    <w:p w14:paraId="72D1C506" w14:textId="77777777" w:rsidR="006F0E00" w:rsidRDefault="00000000">
      <w:pPr>
        <w:pBdr>
          <w:top w:val="nil"/>
          <w:left w:val="nil"/>
          <w:bottom w:val="nil"/>
          <w:right w:val="nil"/>
          <w:between w:val="nil"/>
        </w:pBdr>
        <w:ind w:left="720" w:hanging="720"/>
        <w:rPr>
          <w:color w:val="000000"/>
        </w:rPr>
      </w:pPr>
      <w:r>
        <w:rPr>
          <w:color w:val="000000"/>
        </w:rPr>
        <w:t xml:space="preserve">Vu, H. T., Nguyen, T. A., Nguyen, T. T., Nguyen, A. T., Tran, D., Nguyen, H., . . . Pham, T. (2024). A national program to advance dementia research in Vietnam. </w:t>
      </w:r>
      <w:r>
        <w:rPr>
          <w:i/>
          <w:color w:val="000000"/>
        </w:rPr>
        <w:t>BMC Health Services Research</w:t>
      </w:r>
      <w:r>
        <w:rPr>
          <w:color w:val="000000"/>
        </w:rPr>
        <w:t>, 156.</w:t>
      </w:r>
    </w:p>
    <w:p w14:paraId="74806313" w14:textId="77777777" w:rsidR="006F0E00" w:rsidRDefault="00000000">
      <w:pPr>
        <w:pBdr>
          <w:top w:val="nil"/>
          <w:left w:val="nil"/>
          <w:bottom w:val="nil"/>
          <w:right w:val="nil"/>
          <w:between w:val="nil"/>
        </w:pBdr>
        <w:ind w:left="720" w:hanging="720"/>
        <w:rPr>
          <w:color w:val="000000"/>
        </w:rPr>
      </w:pPr>
      <w:r>
        <w:rPr>
          <w:color w:val="000000"/>
        </w:rPr>
        <w:t xml:space="preserve">Wang, Y.-q., Jia, R.-x., Liang, J.-h., Li, J., Qian, S., Li, J.-y., &amp; Xu, Y. (2020). Effects of non-pharmacological therapies for people with mild cognitive impairment. A Bayesian network meta-analysis. </w:t>
      </w:r>
      <w:r>
        <w:rPr>
          <w:i/>
          <w:color w:val="000000"/>
        </w:rPr>
        <w:t>International journal of geriatric psychiatry</w:t>
      </w:r>
      <w:r>
        <w:rPr>
          <w:color w:val="000000"/>
        </w:rPr>
        <w:t>, 591-600.</w:t>
      </w:r>
    </w:p>
    <w:p w14:paraId="7C65D665" w14:textId="77777777" w:rsidR="006F0E00" w:rsidRDefault="006F0E00"/>
    <w:p w14:paraId="69DEE2B1" w14:textId="77777777" w:rsidR="006F0E00" w:rsidRDefault="00000000">
      <w:pPr>
        <w:spacing w:before="60" w:after="60" w:line="276" w:lineRule="auto"/>
        <w:jc w:val="both"/>
        <w:rPr>
          <w:i/>
          <w:sz w:val="24"/>
          <w:szCs w:val="24"/>
        </w:rPr>
      </w:pPr>
      <w:r>
        <w:rPr>
          <w:b/>
          <w:sz w:val="24"/>
          <w:szCs w:val="24"/>
        </w:rPr>
        <w:t>16</w:t>
      </w:r>
    </w:p>
    <w:p w14:paraId="26AB7FD6" w14:textId="77777777" w:rsidR="006F0E00" w:rsidRDefault="00000000">
      <w:pPr>
        <w:widowControl w:val="0"/>
        <w:spacing w:before="60" w:after="60" w:line="276" w:lineRule="auto"/>
        <w:rPr>
          <w:b/>
          <w:sz w:val="24"/>
          <w:szCs w:val="24"/>
        </w:rPr>
      </w:pPr>
      <w:r>
        <w:rPr>
          <w:b/>
          <w:sz w:val="24"/>
          <w:szCs w:val="24"/>
        </w:rPr>
        <w:t>Nội dung nghiên cứu khoa học, triển khai thực nghiệm của đề tài và phương án thực hiện</w:t>
      </w:r>
    </w:p>
    <w:p w14:paraId="1C53FEEC" w14:textId="77777777" w:rsidR="006F0E00" w:rsidRDefault="006F0E00">
      <w:pPr>
        <w:widowControl w:val="0"/>
        <w:spacing w:before="60" w:after="60" w:line="276" w:lineRule="auto"/>
        <w:jc w:val="both"/>
        <w:rPr>
          <w:b/>
          <w:sz w:val="22"/>
          <w:szCs w:val="22"/>
          <w:u w:val="single"/>
        </w:rPr>
      </w:pPr>
    </w:p>
    <w:p w14:paraId="5D6776D4" w14:textId="77777777" w:rsidR="006F0E00" w:rsidRDefault="006F0E00">
      <w:pPr>
        <w:widowControl w:val="0"/>
        <w:spacing w:before="60" w:after="60" w:line="276" w:lineRule="auto"/>
        <w:jc w:val="both"/>
        <w:rPr>
          <w:b/>
          <w:sz w:val="22"/>
          <w:szCs w:val="22"/>
          <w:u w:val="single"/>
        </w:rPr>
      </w:pPr>
    </w:p>
    <w:p w14:paraId="65468DB6" w14:textId="77777777" w:rsidR="006F0E00" w:rsidRDefault="00000000">
      <w:pPr>
        <w:widowControl w:val="0"/>
        <w:spacing w:before="60" w:after="60" w:line="276" w:lineRule="auto"/>
        <w:jc w:val="both"/>
        <w:rPr>
          <w:b/>
          <w:sz w:val="22"/>
          <w:szCs w:val="22"/>
          <w:u w:val="single"/>
        </w:rPr>
      </w:pPr>
      <w:r>
        <w:rPr>
          <w:b/>
          <w:sz w:val="36"/>
          <w:szCs w:val="36"/>
          <w:u w:val="single"/>
          <w:vertAlign w:val="subscript"/>
        </w:rPr>
        <w:t>Triển khai các nội dung nghiên cứu của đề tài:</w:t>
      </w:r>
    </w:p>
    <w:p w14:paraId="5EB77221" w14:textId="77777777" w:rsidR="006F0E00" w:rsidRDefault="00000000">
      <w:pPr>
        <w:jc w:val="both"/>
      </w:pPr>
      <w:r>
        <w:rPr>
          <w:noProof/>
        </w:rPr>
        <w:drawing>
          <wp:inline distT="0" distB="0" distL="0" distR="0" wp14:anchorId="2C45EBB6" wp14:editId="11706BC7">
            <wp:extent cx="6163945" cy="2414905"/>
            <wp:effectExtent l="0" t="0" r="0" b="0"/>
            <wp:docPr id="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163945" cy="2414905"/>
                    </a:xfrm>
                    <a:prstGeom prst="rect">
                      <a:avLst/>
                    </a:prstGeom>
                    <a:ln/>
                  </pic:spPr>
                </pic:pic>
              </a:graphicData>
            </a:graphic>
          </wp:inline>
        </w:drawing>
      </w:r>
    </w:p>
    <w:p w14:paraId="3EA25539" w14:textId="77777777" w:rsidR="006F0E00" w:rsidRDefault="00000000">
      <w:pPr>
        <w:jc w:val="both"/>
      </w:pPr>
      <w:hyperlink r:id="rId9" w:anchor="gid=0">
        <w:r>
          <w:rPr>
            <w:color w:val="0000FF"/>
            <w:u w:val="single"/>
          </w:rPr>
          <w:t>https://docs.google.com/spreadsheets/d/1LjSpN0cWYI9VbeEzOK4JRf0MTKTV7BWvrHkcIqqIeYs/edit?gid=0#gid=0</w:t>
        </w:r>
      </w:hyperlink>
    </w:p>
    <w:p w14:paraId="74AC417F" w14:textId="77777777" w:rsidR="006F0E00" w:rsidRDefault="006F0E00">
      <w:pPr>
        <w:jc w:val="both"/>
      </w:pPr>
    </w:p>
    <w:p w14:paraId="0F59A485" w14:textId="77777777" w:rsidR="006F0E00" w:rsidRDefault="00000000">
      <w:pPr>
        <w:jc w:val="both"/>
        <w:rPr>
          <w:b/>
          <w:sz w:val="24"/>
          <w:szCs w:val="24"/>
          <w:u w:val="single"/>
        </w:rPr>
      </w:pPr>
      <w:r>
        <w:rPr>
          <w:b/>
          <w:sz w:val="24"/>
          <w:szCs w:val="24"/>
          <w:u w:val="single"/>
        </w:rPr>
        <w:t>Khó khăn và giải pháp khắc phục:</w:t>
      </w:r>
    </w:p>
    <w:p w14:paraId="7D092DB2" w14:textId="77777777" w:rsidR="006F0E00" w:rsidRDefault="00000000">
      <w:pPr>
        <w:jc w:val="both"/>
        <w:rPr>
          <w:sz w:val="24"/>
          <w:szCs w:val="24"/>
        </w:rPr>
      </w:pPr>
      <w:r>
        <w:rPr>
          <w:sz w:val="24"/>
          <w:szCs w:val="24"/>
        </w:rPr>
        <w:t>Là nền tảng cho các nghiên cứu tiếp theo, việc chuẩn hóa các bài can thiệp nhận thức thông qua thu giọng nói là một bước quan trọng. Trong nghiên cứu này, chúng tôi sẽ khảo sát mức độ khó của các bài can thiệp nhằm đảm bảo rằng chúng phù hợp với bệnh nhân từ ba nhóm: bệnh nhân Alzheimer (AD), suy giảm nhận thức nhẹ (MCI) và nhóm đối chứng khỏe mạnh (HC), đồng thời duy trì tính thách thức đủ để thu được bộ cơ sở dữ liệu chất lượng.</w:t>
      </w:r>
    </w:p>
    <w:p w14:paraId="642B0C62" w14:textId="77777777" w:rsidR="006F0E00" w:rsidRDefault="006F0E00">
      <w:pPr>
        <w:jc w:val="both"/>
        <w:rPr>
          <w:sz w:val="24"/>
          <w:szCs w:val="24"/>
        </w:rPr>
      </w:pPr>
    </w:p>
    <w:p w14:paraId="6286FC38" w14:textId="77777777" w:rsidR="006F0E00" w:rsidRDefault="00000000">
      <w:pPr>
        <w:jc w:val="both"/>
        <w:rPr>
          <w:sz w:val="24"/>
          <w:szCs w:val="24"/>
        </w:rPr>
      </w:pPr>
      <w:r>
        <w:rPr>
          <w:sz w:val="24"/>
          <w:szCs w:val="24"/>
        </w:rPr>
        <w:lastRenderedPageBreak/>
        <w:t>Ứng dụng VoiceAI được xây dựng dựa trên một protocol kết hợp giữa SAGE , một công cụ đã được sử dụng rộng rãi để đánh giá suy giảm nhận thức, protocol DementiaBank ở năm 2023</w:t>
      </w:r>
      <w:r>
        <w:rPr>
          <w:sz w:val="24"/>
          <w:szCs w:val="24"/>
          <w:vertAlign w:val="superscript"/>
        </w:rPr>
        <w:footnoteReference w:id="2"/>
      </w:r>
      <w:r>
        <w:rPr>
          <w:sz w:val="24"/>
          <w:szCs w:val="24"/>
        </w:rPr>
        <w:t xml:space="preserve"> và protocol của Talker và cộng sự 2024</w:t>
      </w:r>
      <w:r>
        <w:rPr>
          <w:sz w:val="24"/>
          <w:szCs w:val="24"/>
          <w:vertAlign w:val="superscript"/>
        </w:rPr>
        <w:footnoteReference w:id="3"/>
      </w:r>
      <w:r>
        <w:rPr>
          <w:sz w:val="24"/>
          <w:szCs w:val="24"/>
        </w:rPr>
        <w:t>. Tuy nhiên, để khẳng định tính hiệu quả của phương pháp này, chúng tôi sẽ so sánh kết quả với các thang đo tiêu chuẩn như MMSE và MoCA.</w:t>
      </w:r>
    </w:p>
    <w:p w14:paraId="6F86CA68" w14:textId="77777777" w:rsidR="006F0E00" w:rsidRDefault="006F0E00">
      <w:pPr>
        <w:jc w:val="both"/>
        <w:rPr>
          <w:sz w:val="24"/>
          <w:szCs w:val="24"/>
        </w:rPr>
      </w:pPr>
    </w:p>
    <w:p w14:paraId="210FDE5C" w14:textId="77777777" w:rsidR="006F0E00" w:rsidRDefault="00000000">
      <w:pPr>
        <w:jc w:val="both"/>
        <w:rPr>
          <w:sz w:val="24"/>
          <w:szCs w:val="24"/>
        </w:rPr>
      </w:pPr>
      <w:r>
        <w:rPr>
          <w:sz w:val="24"/>
          <w:szCs w:val="24"/>
        </w:rPr>
        <w:t>Ngoài ra, một thách thức quan trọng là đảm bảo dữ liệu thu giọng nói có tính đồng nhất và đại diện tốt. Chúng tôi chỉ thu giọng nói của người miền Nam và hạn chế sự ảnh hưởng của phương ngữ nhằm đảm bảo chất lượng dữ liệu đầu vào. Đồng thời, việc thu thập dữ liệu sẽ được thực hiện sao cho đảm bảo sự phân bố đều về mặt nhân khẩu học giữa ba nhóm, giúp mô hình trí tuệ nhân tạo có thể học một cách tổng quát hơn.</w:t>
      </w:r>
    </w:p>
    <w:p w14:paraId="78D23C85" w14:textId="77777777" w:rsidR="006F0E00" w:rsidRDefault="006F0E00">
      <w:pPr>
        <w:jc w:val="both"/>
        <w:rPr>
          <w:sz w:val="24"/>
          <w:szCs w:val="24"/>
        </w:rPr>
      </w:pPr>
    </w:p>
    <w:p w14:paraId="3468B700" w14:textId="77777777" w:rsidR="006F0E00" w:rsidRDefault="00000000">
      <w:pPr>
        <w:jc w:val="both"/>
        <w:rPr>
          <w:sz w:val="24"/>
          <w:szCs w:val="24"/>
        </w:rPr>
      </w:pPr>
      <w:r>
        <w:rPr>
          <w:sz w:val="24"/>
          <w:szCs w:val="24"/>
        </w:rPr>
        <w:t>Khi xây dựng mô hình trí tuệ nhân tạo để dự đoán hiệu quả can thiệp, chúng tôi kỳ vọng mô hình sẽ đạt độ chính xác trên 80%. Nếu mô hình không đạt được mức chính xác mong muốn, chúng tôi sẽ áp dụng các thuật toán tối ưu hóa mới để cải thiện hiệu suất, đồng thời xem xét các đặc trưng giọng nói quan trọng hơn nhằm tăng cường khả năng phân biệt giữa ba nhóm đối tượng nghiên cứu.</w:t>
      </w:r>
    </w:p>
    <w:p w14:paraId="30413811" w14:textId="77777777" w:rsidR="006F0E00" w:rsidRDefault="006F0E00">
      <w:pPr>
        <w:jc w:val="both"/>
      </w:pPr>
    </w:p>
    <w:p w14:paraId="5110BF70" w14:textId="77777777" w:rsidR="006F0E00" w:rsidRDefault="00000000">
      <w:pPr>
        <w:widowControl w:val="0"/>
        <w:spacing w:before="60" w:after="60" w:line="276" w:lineRule="auto"/>
        <w:ind w:left="-108" w:right="-162"/>
        <w:rPr>
          <w:b/>
          <w:sz w:val="24"/>
          <w:szCs w:val="24"/>
        </w:rPr>
      </w:pPr>
      <w:r>
        <w:rPr>
          <w:b/>
          <w:sz w:val="24"/>
          <w:szCs w:val="24"/>
        </w:rPr>
        <w:t>18</w:t>
      </w:r>
    </w:p>
    <w:p w14:paraId="0A8D0EAC" w14:textId="77777777" w:rsidR="006F0E00" w:rsidRDefault="00000000">
      <w:pPr>
        <w:widowControl w:val="0"/>
        <w:spacing w:before="60" w:after="60" w:line="276" w:lineRule="auto"/>
        <w:rPr>
          <w:b/>
          <w:sz w:val="24"/>
          <w:szCs w:val="24"/>
        </w:rPr>
      </w:pPr>
      <w:r>
        <w:rPr>
          <w:b/>
          <w:sz w:val="24"/>
          <w:szCs w:val="24"/>
        </w:rPr>
        <w:t>Cách tiếp cận, phương pháp nghiên cứu, kỹ thuật sử dụng</w:t>
      </w:r>
    </w:p>
    <w:p w14:paraId="60788DEF" w14:textId="77777777" w:rsidR="006F0E00" w:rsidRDefault="00000000">
      <w:r>
        <w:br w:type="page"/>
      </w:r>
    </w:p>
    <w:tbl>
      <w:tblPr>
        <w:tblStyle w:val="a1"/>
        <w:tblW w:w="9644" w:type="dxa"/>
        <w:tblLayout w:type="fixed"/>
        <w:tblLook w:val="0400" w:firstRow="0" w:lastRow="0" w:firstColumn="0" w:lastColumn="0" w:noHBand="0" w:noVBand="1"/>
      </w:tblPr>
      <w:tblGrid>
        <w:gridCol w:w="1377"/>
        <w:gridCol w:w="1377"/>
        <w:gridCol w:w="1379"/>
        <w:gridCol w:w="1377"/>
        <w:gridCol w:w="1379"/>
        <w:gridCol w:w="1377"/>
        <w:gridCol w:w="1378"/>
      </w:tblGrid>
      <w:tr w:rsidR="006F0E00" w14:paraId="0011DCDC" w14:textId="77777777">
        <w:tc>
          <w:tcPr>
            <w:tcW w:w="9645" w:type="dxa"/>
            <w:gridSpan w:val="7"/>
            <w:tcBorders>
              <w:left w:val="single" w:sz="6" w:space="0" w:color="000000"/>
              <w:bottom w:val="single" w:sz="6" w:space="0" w:color="000000"/>
              <w:right w:val="single" w:sz="6" w:space="0" w:color="000000"/>
            </w:tcBorders>
          </w:tcPr>
          <w:p w14:paraId="0BEA0589" w14:textId="77777777" w:rsidR="006F0E00" w:rsidRDefault="00000000">
            <w:pPr>
              <w:widowControl w:val="0"/>
              <w:tabs>
                <w:tab w:val="left" w:pos="426"/>
              </w:tabs>
              <w:spacing w:after="120" w:line="276" w:lineRule="auto"/>
              <w:ind w:right="34"/>
              <w:jc w:val="both"/>
              <w:rPr>
                <w:i/>
                <w:sz w:val="24"/>
                <w:szCs w:val="24"/>
              </w:rPr>
            </w:pPr>
            <w:r>
              <w:rPr>
                <w:i/>
                <w:sz w:val="24"/>
                <w:szCs w:val="24"/>
              </w:rPr>
              <w:lastRenderedPageBreak/>
              <w:t>(Luận cứ rõ cách tiếp cận vấn đề nghiên cứu, thiết kế nghiên cứu, phương pháp nghiên cứu, kỹ thuật sẽ sử dụng gắn với từng nội dung chính của đề tài; so sánh với các phương pháp giải quyết tương tự khác và phân tích để làm rõ được tính mới, tính độc đáo, tính sáng tạo của đề tài)</w:t>
            </w:r>
          </w:p>
          <w:p w14:paraId="2BE307FA" w14:textId="77777777" w:rsidR="006F0E00" w:rsidRDefault="006F0E00">
            <w:pPr>
              <w:spacing w:line="276" w:lineRule="auto"/>
              <w:ind w:left="47"/>
              <w:rPr>
                <w:b/>
                <w:sz w:val="22"/>
                <w:szCs w:val="22"/>
              </w:rPr>
            </w:pPr>
          </w:p>
          <w:p w14:paraId="3FB5C5EE" w14:textId="77777777" w:rsidR="006F0E00" w:rsidRDefault="006F0E00">
            <w:pPr>
              <w:spacing w:line="276" w:lineRule="auto"/>
              <w:rPr>
                <w:b/>
                <w:sz w:val="22"/>
                <w:szCs w:val="22"/>
              </w:rPr>
            </w:pPr>
          </w:p>
          <w:p w14:paraId="3B771992" w14:textId="77777777" w:rsidR="006F0E00" w:rsidRDefault="00000000">
            <w:pPr>
              <w:spacing w:line="276" w:lineRule="auto"/>
              <w:ind w:left="47"/>
              <w:rPr>
                <w:b/>
                <w:sz w:val="26"/>
                <w:szCs w:val="26"/>
              </w:rPr>
            </w:pPr>
            <w:r>
              <w:rPr>
                <w:b/>
                <w:sz w:val="26"/>
                <w:szCs w:val="26"/>
              </w:rPr>
              <w:t>PHƯƠNG PHÁP TIẾP CẬN</w:t>
            </w:r>
          </w:p>
          <w:p w14:paraId="631CD545" w14:textId="77777777" w:rsidR="006F0E00" w:rsidRDefault="00000000">
            <w:pPr>
              <w:jc w:val="both"/>
              <w:rPr>
                <w:b/>
                <w:sz w:val="24"/>
                <w:szCs w:val="24"/>
              </w:rPr>
            </w:pPr>
            <w:r>
              <w:rPr>
                <w:b/>
                <w:sz w:val="24"/>
                <w:szCs w:val="24"/>
              </w:rPr>
              <w:t>Tuyển chọn mẫu:</w:t>
            </w:r>
          </w:p>
          <w:p w14:paraId="642EB319"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b/>
                <w:color w:val="000000"/>
                <w:sz w:val="24"/>
                <w:szCs w:val="24"/>
              </w:rPr>
              <w:t>Tổng cộng n = 180</w:t>
            </w:r>
            <w:r>
              <w:rPr>
                <w:color w:val="000000"/>
                <w:sz w:val="24"/>
                <w:szCs w:val="24"/>
              </w:rPr>
              <w:t xml:space="preserve"> với phân phối cụ thể: 60 người khoẻ mạnh (nhóm chứng), 60 người bệnh được chẩn đoán MCI, 60 người bệnh được chẩn đoán AD.</w:t>
            </w:r>
          </w:p>
          <w:p w14:paraId="6E99A9A9"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b/>
                <w:color w:val="000000"/>
                <w:sz w:val="24"/>
                <w:szCs w:val="24"/>
              </w:rPr>
              <w:t>Tiêu chuẩn lựa chọn:</w:t>
            </w:r>
            <w:r>
              <w:rPr>
                <w:color w:val="000000"/>
                <w:sz w:val="24"/>
                <w:szCs w:val="24"/>
              </w:rPr>
              <w:t xml:space="preserve"> </w:t>
            </w:r>
          </w:p>
          <w:p w14:paraId="180EA199" w14:textId="77777777" w:rsidR="006F0E00" w:rsidRDefault="00000000">
            <w:pPr>
              <w:pBdr>
                <w:top w:val="nil"/>
                <w:left w:val="nil"/>
                <w:bottom w:val="nil"/>
                <w:right w:val="nil"/>
                <w:between w:val="nil"/>
              </w:pBdr>
              <w:spacing w:line="276" w:lineRule="auto"/>
              <w:ind w:left="720"/>
              <w:jc w:val="both"/>
              <w:rPr>
                <w:color w:val="000000"/>
                <w:sz w:val="24"/>
                <w:szCs w:val="24"/>
              </w:rPr>
            </w:pPr>
            <w:r>
              <w:rPr>
                <w:color w:val="000000"/>
                <w:sz w:val="24"/>
                <w:szCs w:val="24"/>
              </w:rPr>
              <w:t>+ Người bệnh MCI và AD được chẩn đoán (1) thỏa tiêu chuẩn của National Institute on Aging and the Alzheimer’s Association (NIA-AA 2011) bao gồm sử dụng các bài kiểm tra chức năng nhận thức phổ biến hiện nay, ví dụ: Test nhớ từ CERAD, Trail Making Test, Digit Span, Lưu loát từ, Vẽ đồng hồ, (2) trình độ học vấn 9/12, (3) đồng ý tham gia nghiên cứu.</w:t>
            </w:r>
          </w:p>
          <w:p w14:paraId="045A1EF6" w14:textId="77777777" w:rsidR="006F0E00" w:rsidRDefault="00000000">
            <w:pPr>
              <w:pBdr>
                <w:top w:val="nil"/>
                <w:left w:val="nil"/>
                <w:bottom w:val="nil"/>
                <w:right w:val="nil"/>
                <w:between w:val="nil"/>
              </w:pBdr>
              <w:spacing w:line="276" w:lineRule="auto"/>
              <w:ind w:left="720"/>
              <w:jc w:val="both"/>
              <w:rPr>
                <w:color w:val="000000"/>
                <w:sz w:val="24"/>
                <w:szCs w:val="24"/>
              </w:rPr>
            </w:pPr>
            <w:r>
              <w:rPr>
                <w:color w:val="000000"/>
                <w:sz w:val="24"/>
                <w:szCs w:val="24"/>
              </w:rPr>
              <w:t>+ Người khoẻ mạnh: không thoả tiêu chuẩn MCI hoặc AD theo NIA-AA 2011</w:t>
            </w:r>
          </w:p>
          <w:p w14:paraId="10627593"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b/>
                <w:color w:val="000000"/>
                <w:sz w:val="24"/>
                <w:szCs w:val="24"/>
              </w:rPr>
              <w:t>Tiêu chuẩn loại trừ:</w:t>
            </w:r>
            <w:r>
              <w:rPr>
                <w:color w:val="000000"/>
                <w:sz w:val="22"/>
                <w:szCs w:val="22"/>
              </w:rPr>
              <w:t xml:space="preserve"> (1) điều trị bằng thuốc ức chế cholinesterase hoặc các loại thuốc khác có thể ảnh hưởng đến hoạt động nhận thức, (2) mắc bất kỳ bệnh nào ảnh hưởng đến hệ thần kinh trung ương (đa xơ cứng - Multiple Sclerosis, Parkinson, đột quỵ, …), (3) nghiện rượu, (4) mất hoặc giảm thính lực, (5) có vấn đề về thị lực cản trở việc sử dụng ứng dụng, (6) không đồng ý tham gia nghiên cứu.</w:t>
            </w:r>
          </w:p>
          <w:p w14:paraId="2C453057"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b/>
                <w:color w:val="000000"/>
                <w:sz w:val="24"/>
                <w:szCs w:val="24"/>
              </w:rPr>
              <w:t>Về nguồn để tuyển đối tượng tham gia nghiên cứu:</w:t>
            </w:r>
            <w:r>
              <w:rPr>
                <w:color w:val="000000"/>
                <w:sz w:val="24"/>
                <w:szCs w:val="24"/>
              </w:rPr>
              <w:t xml:space="preserve"> nhóm nghiên cứu dựa trên lưu lượng bệnh nhân đến khám bệnh tại bệnh viện Quân Y 175. Bên cạnh lưu lượng bệnh nhân chủ động đến khám bệnh, nhóm nghiên cứu còn tận dụng nguồn bệnh nhân là đoàn thăm khám sức khoẻ đến từ các công ty và tổ chức đăng ký dịch vụ khám tại bệnh viện 175. Hồ sơ y đức sẽ phải được thông qua trước khi nghiên cứu bắt đầu. Tất cả các tình nguyện viên đủ điều kiện sẽ được yêu cầu ký vào biên bản đồng ý tham gia nghiên cứu.</w:t>
            </w:r>
          </w:p>
          <w:p w14:paraId="755C4C53"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b/>
                <w:color w:val="000000"/>
                <w:sz w:val="24"/>
                <w:szCs w:val="24"/>
              </w:rPr>
              <w:t>Dự liệu thu từ bệnh nhân:</w:t>
            </w:r>
          </w:p>
          <w:p w14:paraId="70E8FA5F" w14:textId="77777777" w:rsidR="006F0E00" w:rsidRDefault="00000000">
            <w:pPr>
              <w:numPr>
                <w:ilvl w:val="1"/>
                <w:numId w:val="3"/>
              </w:numPr>
              <w:pBdr>
                <w:top w:val="nil"/>
                <w:left w:val="nil"/>
                <w:bottom w:val="nil"/>
                <w:right w:val="nil"/>
                <w:between w:val="nil"/>
              </w:pBdr>
              <w:spacing w:after="200" w:line="276" w:lineRule="auto"/>
              <w:jc w:val="both"/>
              <w:rPr>
                <w:color w:val="000000"/>
                <w:sz w:val="24"/>
                <w:szCs w:val="24"/>
              </w:rPr>
            </w:pPr>
            <w:r>
              <w:rPr>
                <w:color w:val="000000"/>
                <w:sz w:val="24"/>
                <w:szCs w:val="24"/>
              </w:rPr>
              <w:t>Nhân khẩu học:</w:t>
            </w:r>
          </w:p>
          <w:tbl>
            <w:tblPr>
              <w:tblStyle w:val="a2"/>
              <w:tblW w:w="94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0"/>
              <w:gridCol w:w="5940"/>
            </w:tblGrid>
            <w:tr w:rsidR="006F0E00" w14:paraId="6620AA79" w14:textId="77777777">
              <w:trPr>
                <w:jc w:val="center"/>
              </w:trPr>
              <w:tc>
                <w:tcPr>
                  <w:tcW w:w="3500" w:type="dxa"/>
                  <w:vAlign w:val="center"/>
                </w:tcPr>
                <w:p w14:paraId="34D9EFD8" w14:textId="77777777" w:rsidR="006F0E00" w:rsidRDefault="00000000">
                  <w:pPr>
                    <w:spacing w:before="20" w:after="20"/>
                    <w:jc w:val="center"/>
                    <w:rPr>
                      <w:color w:val="000000"/>
                      <w:sz w:val="24"/>
                      <w:szCs w:val="24"/>
                    </w:rPr>
                  </w:pPr>
                  <w:r>
                    <w:rPr>
                      <w:color w:val="000000"/>
                      <w:sz w:val="24"/>
                      <w:szCs w:val="24"/>
                    </w:rPr>
                    <w:t>Biến số nhân khẩu học</w:t>
                  </w:r>
                </w:p>
              </w:tc>
              <w:tc>
                <w:tcPr>
                  <w:tcW w:w="5940" w:type="dxa"/>
                  <w:vAlign w:val="center"/>
                </w:tcPr>
                <w:p w14:paraId="27D30983" w14:textId="77777777" w:rsidR="006F0E00" w:rsidRDefault="00000000">
                  <w:pPr>
                    <w:spacing w:before="20" w:after="20"/>
                    <w:jc w:val="center"/>
                    <w:rPr>
                      <w:color w:val="000000"/>
                      <w:sz w:val="24"/>
                      <w:szCs w:val="24"/>
                    </w:rPr>
                  </w:pPr>
                  <w:r>
                    <w:rPr>
                      <w:color w:val="000000"/>
                      <w:sz w:val="24"/>
                      <w:szCs w:val="24"/>
                    </w:rPr>
                    <w:t>Chi tiết</w:t>
                  </w:r>
                </w:p>
              </w:tc>
            </w:tr>
            <w:tr w:rsidR="006F0E00" w14:paraId="67792256" w14:textId="77777777">
              <w:trPr>
                <w:jc w:val="center"/>
              </w:trPr>
              <w:tc>
                <w:tcPr>
                  <w:tcW w:w="3500" w:type="dxa"/>
                  <w:vAlign w:val="center"/>
                </w:tcPr>
                <w:p w14:paraId="0E38D387" w14:textId="77777777" w:rsidR="006F0E00" w:rsidRDefault="00000000">
                  <w:pPr>
                    <w:spacing w:before="20" w:after="20"/>
                    <w:rPr>
                      <w:color w:val="000000"/>
                      <w:sz w:val="24"/>
                      <w:szCs w:val="24"/>
                    </w:rPr>
                  </w:pPr>
                  <w:r>
                    <w:rPr>
                      <w:color w:val="000000"/>
                      <w:sz w:val="24"/>
                      <w:szCs w:val="24"/>
                    </w:rPr>
                    <w:t>Tuổi</w:t>
                  </w:r>
                </w:p>
              </w:tc>
              <w:tc>
                <w:tcPr>
                  <w:tcW w:w="5940" w:type="dxa"/>
                  <w:vAlign w:val="center"/>
                </w:tcPr>
                <w:p w14:paraId="3517A747" w14:textId="77777777" w:rsidR="006F0E00" w:rsidRDefault="00000000">
                  <w:pPr>
                    <w:spacing w:before="20" w:after="20"/>
                    <w:rPr>
                      <w:color w:val="000000"/>
                      <w:sz w:val="24"/>
                      <w:szCs w:val="24"/>
                    </w:rPr>
                  </w:pPr>
                  <w:r>
                    <w:rPr>
                      <w:color w:val="000000"/>
                      <w:sz w:val="24"/>
                      <w:szCs w:val="24"/>
                    </w:rPr>
                    <w:t>Biến liên tục, theo năm sinh, từ đó tính theo năm tròn, gồm có số tuổi (tính bằng năm)</w:t>
                  </w:r>
                </w:p>
              </w:tc>
            </w:tr>
            <w:tr w:rsidR="006F0E00" w14:paraId="03C545BC" w14:textId="77777777">
              <w:trPr>
                <w:jc w:val="center"/>
              </w:trPr>
              <w:tc>
                <w:tcPr>
                  <w:tcW w:w="3500" w:type="dxa"/>
                  <w:vAlign w:val="center"/>
                </w:tcPr>
                <w:p w14:paraId="2D272B63" w14:textId="77777777" w:rsidR="006F0E00" w:rsidRDefault="00000000">
                  <w:pPr>
                    <w:spacing w:before="20" w:after="20"/>
                    <w:rPr>
                      <w:color w:val="000000"/>
                      <w:sz w:val="24"/>
                      <w:szCs w:val="24"/>
                    </w:rPr>
                  </w:pPr>
                  <w:r>
                    <w:rPr>
                      <w:color w:val="000000"/>
                      <w:sz w:val="24"/>
                      <w:szCs w:val="24"/>
                    </w:rPr>
                    <w:t>Giới tính</w:t>
                  </w:r>
                </w:p>
              </w:tc>
              <w:tc>
                <w:tcPr>
                  <w:tcW w:w="5940" w:type="dxa"/>
                  <w:vAlign w:val="center"/>
                </w:tcPr>
                <w:p w14:paraId="52B84F41" w14:textId="77777777" w:rsidR="006F0E00" w:rsidRDefault="00000000">
                  <w:pPr>
                    <w:spacing w:before="20" w:after="20"/>
                    <w:rPr>
                      <w:color w:val="000000"/>
                      <w:sz w:val="24"/>
                      <w:szCs w:val="24"/>
                    </w:rPr>
                  </w:pPr>
                  <w:r>
                    <w:rPr>
                      <w:color w:val="000000"/>
                      <w:sz w:val="24"/>
                      <w:szCs w:val="24"/>
                    </w:rPr>
                    <w:t>Biến nhị giá, có hai giá trị là nam và nữ</w:t>
                  </w:r>
                </w:p>
              </w:tc>
            </w:tr>
            <w:tr w:rsidR="006F0E00" w14:paraId="09069318" w14:textId="77777777">
              <w:trPr>
                <w:jc w:val="center"/>
              </w:trPr>
              <w:tc>
                <w:tcPr>
                  <w:tcW w:w="3500" w:type="dxa"/>
                  <w:vAlign w:val="center"/>
                </w:tcPr>
                <w:p w14:paraId="4210FDF6" w14:textId="77777777" w:rsidR="006F0E00" w:rsidRDefault="00000000">
                  <w:pPr>
                    <w:spacing w:before="20" w:after="20"/>
                    <w:rPr>
                      <w:color w:val="000000"/>
                      <w:sz w:val="24"/>
                      <w:szCs w:val="24"/>
                    </w:rPr>
                  </w:pPr>
                  <w:r>
                    <w:rPr>
                      <w:color w:val="000000"/>
                      <w:sz w:val="24"/>
                      <w:szCs w:val="24"/>
                    </w:rPr>
                    <w:t>Trình độ học vấn</w:t>
                  </w:r>
                </w:p>
              </w:tc>
              <w:tc>
                <w:tcPr>
                  <w:tcW w:w="5940" w:type="dxa"/>
                  <w:vAlign w:val="center"/>
                </w:tcPr>
                <w:p w14:paraId="20EB96D8" w14:textId="77777777" w:rsidR="006F0E00" w:rsidRDefault="00000000">
                  <w:pPr>
                    <w:spacing w:before="20" w:after="20"/>
                    <w:rPr>
                      <w:color w:val="000000"/>
                      <w:sz w:val="24"/>
                      <w:szCs w:val="24"/>
                    </w:rPr>
                  </w:pPr>
                  <w:r>
                    <w:rPr>
                      <w:color w:val="000000"/>
                      <w:sz w:val="24"/>
                      <w:szCs w:val="24"/>
                    </w:rPr>
                    <w:t>Biến định danh, gồm tiểu học, trung học, đại học, sau đại học</w:t>
                  </w:r>
                </w:p>
              </w:tc>
            </w:tr>
            <w:tr w:rsidR="006F0E00" w14:paraId="2ABE43D8" w14:textId="77777777">
              <w:trPr>
                <w:jc w:val="center"/>
              </w:trPr>
              <w:tc>
                <w:tcPr>
                  <w:tcW w:w="3500" w:type="dxa"/>
                  <w:vAlign w:val="center"/>
                </w:tcPr>
                <w:p w14:paraId="5C45C327" w14:textId="77777777" w:rsidR="006F0E00" w:rsidRDefault="00000000">
                  <w:pPr>
                    <w:spacing w:before="20" w:after="20"/>
                    <w:rPr>
                      <w:color w:val="000000"/>
                      <w:sz w:val="24"/>
                      <w:szCs w:val="24"/>
                    </w:rPr>
                  </w:pPr>
                  <w:r>
                    <w:rPr>
                      <w:color w:val="000000"/>
                      <w:sz w:val="24"/>
                      <w:szCs w:val="24"/>
                    </w:rPr>
                    <w:t>Nghề nghiệp hiện tại/trước đây</w:t>
                  </w:r>
                </w:p>
              </w:tc>
              <w:tc>
                <w:tcPr>
                  <w:tcW w:w="5940" w:type="dxa"/>
                  <w:vAlign w:val="center"/>
                </w:tcPr>
                <w:p w14:paraId="7B5C9B49" w14:textId="77777777" w:rsidR="006F0E00" w:rsidRDefault="00000000">
                  <w:pPr>
                    <w:spacing w:before="20" w:after="20"/>
                    <w:rPr>
                      <w:color w:val="000000"/>
                      <w:sz w:val="24"/>
                      <w:szCs w:val="24"/>
                    </w:rPr>
                  </w:pPr>
                  <w:r>
                    <w:rPr>
                      <w:color w:val="000000"/>
                      <w:sz w:val="24"/>
                      <w:szCs w:val="24"/>
                    </w:rPr>
                    <w:t>Biến định danh</w:t>
                  </w:r>
                </w:p>
              </w:tc>
            </w:tr>
          </w:tbl>
          <w:p w14:paraId="603D86EA" w14:textId="77777777" w:rsidR="006F0E00" w:rsidRDefault="006F0E00">
            <w:pPr>
              <w:jc w:val="both"/>
              <w:rPr>
                <w:color w:val="000000"/>
                <w:sz w:val="24"/>
                <w:szCs w:val="24"/>
              </w:rPr>
            </w:pPr>
          </w:p>
          <w:p w14:paraId="336DA9DB" w14:textId="77777777" w:rsidR="006F0E00" w:rsidRDefault="00000000">
            <w:pPr>
              <w:numPr>
                <w:ilvl w:val="1"/>
                <w:numId w:val="3"/>
              </w:numPr>
              <w:pBdr>
                <w:top w:val="nil"/>
                <w:left w:val="nil"/>
                <w:bottom w:val="nil"/>
                <w:right w:val="nil"/>
                <w:between w:val="nil"/>
              </w:pBdr>
              <w:spacing w:line="276" w:lineRule="auto"/>
              <w:jc w:val="both"/>
              <w:rPr>
                <w:color w:val="000000"/>
                <w:sz w:val="24"/>
                <w:szCs w:val="24"/>
              </w:rPr>
            </w:pPr>
            <w:r>
              <w:rPr>
                <w:color w:val="000000"/>
                <w:sz w:val="24"/>
                <w:szCs w:val="24"/>
              </w:rPr>
              <w:t xml:space="preserve">Tiền sử bệnh: ghi nhận các thông tin chi tiết về những vấn đề sức khỏe có liên quan đến suy giảm nhận thức mà người bệnh đang trải qua trong cuộc sống (ví dụ: bệnh tiểu đường, cao huyết áp, mỡ trong máu cao, tim mạch, đột quỵ, béo phì, trầm cảm, bệnh lý liên quan đến giấc ngủ. </w:t>
            </w:r>
          </w:p>
          <w:p w14:paraId="111A1126" w14:textId="77777777" w:rsidR="006F0E00" w:rsidRDefault="00000000">
            <w:pPr>
              <w:numPr>
                <w:ilvl w:val="1"/>
                <w:numId w:val="3"/>
              </w:numPr>
              <w:pBdr>
                <w:top w:val="nil"/>
                <w:left w:val="nil"/>
                <w:bottom w:val="nil"/>
                <w:right w:val="nil"/>
                <w:between w:val="nil"/>
              </w:pBdr>
              <w:spacing w:line="276" w:lineRule="auto"/>
              <w:jc w:val="both"/>
              <w:rPr>
                <w:color w:val="000000"/>
                <w:sz w:val="24"/>
                <w:szCs w:val="24"/>
              </w:rPr>
            </w:pPr>
            <w:r>
              <w:rPr>
                <w:color w:val="000000"/>
                <w:sz w:val="24"/>
                <w:szCs w:val="24"/>
              </w:rPr>
              <w:t>Kết quả bài đánh giá nhận thức: MMSE, MoCA, Test nhớ từ CERAD, Trail Making Test, Digit Span, Lưu loát từ, Vẽ đồng hồ</w:t>
            </w:r>
          </w:p>
          <w:p w14:paraId="3010A96F" w14:textId="77777777" w:rsidR="006F0E00" w:rsidRDefault="00000000">
            <w:pPr>
              <w:numPr>
                <w:ilvl w:val="1"/>
                <w:numId w:val="3"/>
              </w:numPr>
              <w:pBdr>
                <w:top w:val="nil"/>
                <w:left w:val="nil"/>
                <w:bottom w:val="nil"/>
                <w:right w:val="nil"/>
                <w:between w:val="nil"/>
              </w:pBdr>
              <w:spacing w:line="276" w:lineRule="auto"/>
              <w:jc w:val="both"/>
              <w:rPr>
                <w:color w:val="000000"/>
                <w:sz w:val="24"/>
                <w:szCs w:val="24"/>
              </w:rPr>
            </w:pPr>
            <w:r>
              <w:rPr>
                <w:color w:val="000000"/>
                <w:sz w:val="24"/>
                <w:szCs w:val="24"/>
              </w:rPr>
              <w:t>Kết quả đánh giá rối loạn hành vi tâm lý: NPI-Q</w:t>
            </w:r>
          </w:p>
          <w:p w14:paraId="0A40DDDF" w14:textId="77777777" w:rsidR="006F0E00" w:rsidRDefault="00000000">
            <w:pPr>
              <w:numPr>
                <w:ilvl w:val="1"/>
                <w:numId w:val="3"/>
              </w:numPr>
              <w:pBdr>
                <w:top w:val="nil"/>
                <w:left w:val="nil"/>
                <w:bottom w:val="nil"/>
                <w:right w:val="nil"/>
                <w:between w:val="nil"/>
              </w:pBdr>
              <w:spacing w:after="200" w:line="276" w:lineRule="auto"/>
              <w:jc w:val="both"/>
              <w:rPr>
                <w:color w:val="000000"/>
                <w:sz w:val="24"/>
                <w:szCs w:val="24"/>
              </w:rPr>
            </w:pPr>
            <w:r>
              <w:rPr>
                <w:color w:val="000000"/>
                <w:sz w:val="24"/>
                <w:szCs w:val="24"/>
              </w:rPr>
              <w:lastRenderedPageBreak/>
              <w:t>Dữ liệu âm thanh (chi tiết ở phần dưới)</w:t>
            </w:r>
          </w:p>
          <w:p w14:paraId="758C5F9E" w14:textId="77777777" w:rsidR="006F0E00" w:rsidRDefault="006F0E00">
            <w:pPr>
              <w:spacing w:line="276" w:lineRule="auto"/>
              <w:ind w:left="47"/>
              <w:jc w:val="both"/>
              <w:rPr>
                <w:b/>
                <w:sz w:val="24"/>
                <w:szCs w:val="24"/>
              </w:rPr>
            </w:pPr>
          </w:p>
          <w:p w14:paraId="253D25AA" w14:textId="77777777" w:rsidR="006F0E00" w:rsidRDefault="00000000">
            <w:pPr>
              <w:spacing w:line="276" w:lineRule="auto"/>
              <w:ind w:left="47"/>
              <w:jc w:val="both"/>
              <w:rPr>
                <w:b/>
                <w:sz w:val="24"/>
                <w:szCs w:val="24"/>
              </w:rPr>
            </w:pPr>
            <w:r>
              <w:rPr>
                <w:b/>
                <w:sz w:val="24"/>
                <w:szCs w:val="24"/>
              </w:rPr>
              <w:t>Thiết kế phòng thu dữ liệu:</w:t>
            </w:r>
          </w:p>
          <w:p w14:paraId="35DAA893"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Phòng cách âm.</w:t>
            </w:r>
          </w:p>
          <w:p w14:paraId="2081E3A0"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Một bàn ở giữa.</w:t>
            </w:r>
          </w:p>
          <w:p w14:paraId="32062AE5"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Hai ghế tựa lưng có tay vịn ở 2 bên bàn.</w:t>
            </w:r>
          </w:p>
          <w:p w14:paraId="31A86EC1"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Một laptop chạy ứng dụng thu âm.</w:t>
            </w:r>
          </w:p>
          <w:p w14:paraId="25ADBA9B"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Một micro thu dữ liệu âm thanh từ người tham gia.</w:t>
            </w:r>
          </w:p>
          <w:p w14:paraId="14DC93A5"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Một bản photo những câu hỏi để khai thác thông tin lời nói từ người tham gia.</w:t>
            </w:r>
          </w:p>
          <w:p w14:paraId="6D18D16B"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5 bức ảnh đồ vật thông thường.</w:t>
            </w:r>
          </w:p>
          <w:p w14:paraId="6C26E3B7"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2 bức ảnh để người tham gia mô tả.</w:t>
            </w:r>
          </w:p>
          <w:p w14:paraId="2AFAC869" w14:textId="77777777" w:rsidR="006F0E00" w:rsidRDefault="00000000">
            <w:pPr>
              <w:numPr>
                <w:ilvl w:val="0"/>
                <w:numId w:val="3"/>
              </w:numPr>
              <w:pBdr>
                <w:top w:val="nil"/>
                <w:left w:val="nil"/>
                <w:bottom w:val="nil"/>
                <w:right w:val="nil"/>
                <w:between w:val="nil"/>
              </w:pBdr>
              <w:spacing w:after="200" w:line="276" w:lineRule="auto"/>
              <w:jc w:val="both"/>
              <w:rPr>
                <w:color w:val="000000"/>
                <w:sz w:val="24"/>
                <w:szCs w:val="24"/>
              </w:rPr>
            </w:pPr>
            <w:r>
              <w:rPr>
                <w:color w:val="000000"/>
                <w:sz w:val="24"/>
                <w:szCs w:val="24"/>
              </w:rPr>
              <w:t>Một giấy chứa bộ câu 2 câu hỏi để người tham gia đọc theo</w:t>
            </w:r>
          </w:p>
          <w:p w14:paraId="71E73165" w14:textId="77777777" w:rsidR="006F0E00" w:rsidRDefault="00000000">
            <w:pPr>
              <w:spacing w:line="276" w:lineRule="auto"/>
              <w:ind w:left="47"/>
              <w:jc w:val="both"/>
              <w:rPr>
                <w:b/>
                <w:sz w:val="24"/>
                <w:szCs w:val="24"/>
              </w:rPr>
            </w:pPr>
            <w:r>
              <w:rPr>
                <w:b/>
                <w:sz w:val="24"/>
                <w:szCs w:val="24"/>
              </w:rPr>
              <w:t>Quá trình thu nhận dữ liệu âm thanh:</w:t>
            </w:r>
          </w:p>
          <w:p w14:paraId="4D5ED3F2" w14:textId="77777777" w:rsidR="006F0E00" w:rsidRDefault="00000000">
            <w:pPr>
              <w:numPr>
                <w:ilvl w:val="0"/>
                <w:numId w:val="4"/>
              </w:numPr>
              <w:pBdr>
                <w:top w:val="nil"/>
                <w:left w:val="nil"/>
                <w:bottom w:val="nil"/>
                <w:right w:val="nil"/>
                <w:between w:val="nil"/>
              </w:pBdr>
              <w:spacing w:line="360" w:lineRule="auto"/>
              <w:jc w:val="both"/>
              <w:rPr>
                <w:b/>
                <w:color w:val="000000"/>
                <w:sz w:val="22"/>
                <w:szCs w:val="22"/>
              </w:rPr>
            </w:pPr>
            <w:r>
              <w:rPr>
                <w:b/>
                <w:color w:val="000000"/>
                <w:sz w:val="22"/>
                <w:szCs w:val="22"/>
              </w:rPr>
              <w:t>Nhiệm vụ lời nói (speech tasks) (dự kiến 20 phút):</w:t>
            </w:r>
          </w:p>
          <w:p w14:paraId="49F5C640" w14:textId="77777777" w:rsidR="006F0E00" w:rsidRDefault="00000000">
            <w:pPr>
              <w:numPr>
                <w:ilvl w:val="1"/>
                <w:numId w:val="4"/>
              </w:numPr>
              <w:pBdr>
                <w:top w:val="nil"/>
                <w:left w:val="nil"/>
                <w:bottom w:val="nil"/>
                <w:right w:val="nil"/>
                <w:between w:val="nil"/>
              </w:pBdr>
              <w:spacing w:line="360" w:lineRule="auto"/>
              <w:jc w:val="both"/>
              <w:rPr>
                <w:color w:val="000000"/>
                <w:sz w:val="22"/>
                <w:szCs w:val="22"/>
              </w:rPr>
            </w:pPr>
            <w:r>
              <w:rPr>
                <w:b/>
                <w:i/>
                <w:color w:val="000000"/>
                <w:sz w:val="22"/>
                <w:szCs w:val="22"/>
              </w:rPr>
              <w:t>Kéo dài âm “a”</w:t>
            </w:r>
            <w:r>
              <w:rPr>
                <w:color w:val="000000"/>
                <w:sz w:val="22"/>
                <w:szCs w:val="22"/>
              </w:rPr>
              <w:t xml:space="preserve"> (</w:t>
            </w:r>
            <w:r>
              <w:rPr>
                <w:b/>
                <w:color w:val="000000"/>
                <w:sz w:val="22"/>
                <w:szCs w:val="22"/>
              </w:rPr>
              <w:t>1 phút):</w:t>
            </w:r>
          </w:p>
          <w:p w14:paraId="74C36F32" w14:textId="77777777" w:rsidR="006F0E00" w:rsidRDefault="00000000">
            <w:pPr>
              <w:pBdr>
                <w:top w:val="nil"/>
                <w:left w:val="nil"/>
                <w:bottom w:val="nil"/>
                <w:right w:val="nil"/>
                <w:between w:val="nil"/>
              </w:pBdr>
              <w:spacing w:line="360" w:lineRule="auto"/>
              <w:ind w:left="767"/>
              <w:jc w:val="both"/>
              <w:rPr>
                <w:color w:val="000000"/>
                <w:sz w:val="22"/>
                <w:szCs w:val="22"/>
              </w:rPr>
            </w:pPr>
            <w:r>
              <w:rPr>
                <w:i/>
                <w:color w:val="000000"/>
                <w:sz w:val="22"/>
                <w:szCs w:val="22"/>
              </w:rPr>
              <w:t>Hướng dẫn:</w:t>
            </w:r>
            <w:r>
              <w:rPr>
                <w:color w:val="000000"/>
                <w:sz w:val="22"/>
                <w:szCs w:val="22"/>
              </w:rPr>
              <w:t xml:space="preserve"> “Cô/ chú hãy hít một hơi thật sâu và nói `aaa` kéo dài hết mức có thể.”</w:t>
            </w:r>
          </w:p>
          <w:p w14:paraId="088DCB3A" w14:textId="77777777" w:rsidR="006F0E00" w:rsidRDefault="00000000">
            <w:pPr>
              <w:numPr>
                <w:ilvl w:val="1"/>
                <w:numId w:val="4"/>
              </w:numPr>
              <w:pBdr>
                <w:top w:val="nil"/>
                <w:left w:val="nil"/>
                <w:bottom w:val="nil"/>
                <w:right w:val="nil"/>
                <w:between w:val="nil"/>
              </w:pBdr>
              <w:spacing w:line="360" w:lineRule="auto"/>
              <w:jc w:val="both"/>
              <w:rPr>
                <w:color w:val="000000"/>
                <w:sz w:val="22"/>
                <w:szCs w:val="22"/>
              </w:rPr>
            </w:pPr>
            <w:r>
              <w:rPr>
                <w:b/>
                <w:i/>
                <w:color w:val="000000"/>
                <w:sz w:val="22"/>
                <w:szCs w:val="22"/>
              </w:rPr>
              <w:t>Đọc câu</w:t>
            </w:r>
            <w:r>
              <w:rPr>
                <w:color w:val="000000"/>
                <w:sz w:val="22"/>
                <w:szCs w:val="22"/>
              </w:rPr>
              <w:t xml:space="preserve"> </w:t>
            </w:r>
            <w:r>
              <w:rPr>
                <w:b/>
                <w:color w:val="000000"/>
                <w:sz w:val="22"/>
                <w:szCs w:val="22"/>
              </w:rPr>
              <w:t>(2 – 3 phút):</w:t>
            </w:r>
          </w:p>
          <w:p w14:paraId="42BA1F80" w14:textId="77777777" w:rsidR="006F0E00" w:rsidRDefault="00000000">
            <w:pPr>
              <w:pBdr>
                <w:top w:val="nil"/>
                <w:left w:val="nil"/>
                <w:bottom w:val="nil"/>
                <w:right w:val="nil"/>
                <w:between w:val="nil"/>
              </w:pBdr>
              <w:spacing w:line="360" w:lineRule="auto"/>
              <w:ind w:left="767"/>
              <w:jc w:val="both"/>
              <w:rPr>
                <w:color w:val="000000"/>
                <w:sz w:val="22"/>
                <w:szCs w:val="22"/>
              </w:rPr>
            </w:pPr>
            <w:r>
              <w:rPr>
                <w:i/>
                <w:color w:val="000000"/>
                <w:sz w:val="22"/>
                <w:szCs w:val="22"/>
              </w:rPr>
              <w:t>Hướng dẫn:</w:t>
            </w:r>
            <w:r>
              <w:rPr>
                <w:color w:val="000000"/>
                <w:sz w:val="22"/>
                <w:szCs w:val="22"/>
              </w:rPr>
              <w:t xml:space="preserve"> “Cô/ chú hãy đọc to và rõ ràng các câu sau đây:”</w:t>
            </w:r>
          </w:p>
          <w:p w14:paraId="79574A83" w14:textId="77777777" w:rsidR="006F0E00" w:rsidRDefault="00000000">
            <w:pPr>
              <w:pBdr>
                <w:top w:val="nil"/>
                <w:left w:val="nil"/>
                <w:bottom w:val="nil"/>
                <w:right w:val="nil"/>
                <w:between w:val="nil"/>
              </w:pBdr>
              <w:spacing w:line="360" w:lineRule="auto"/>
              <w:ind w:left="767"/>
              <w:jc w:val="both"/>
              <w:rPr>
                <w:i/>
                <w:color w:val="000000"/>
                <w:sz w:val="22"/>
                <w:szCs w:val="22"/>
              </w:rPr>
            </w:pPr>
            <w:r>
              <w:rPr>
                <w:i/>
                <w:color w:val="000000"/>
                <w:sz w:val="22"/>
                <w:szCs w:val="22"/>
              </w:rPr>
              <w:tab/>
            </w:r>
            <w:r>
              <w:rPr>
                <w:i/>
                <w:color w:val="000000"/>
                <w:sz w:val="22"/>
                <w:szCs w:val="22"/>
              </w:rPr>
              <w:tab/>
              <w:t>“Tôi chỉ biết rằng Nam là người cần được giúp đỡ hôm nay”</w:t>
            </w:r>
          </w:p>
          <w:p w14:paraId="24D27BB4" w14:textId="77777777" w:rsidR="006F0E00" w:rsidRDefault="00000000">
            <w:pPr>
              <w:pBdr>
                <w:top w:val="nil"/>
                <w:left w:val="nil"/>
                <w:bottom w:val="nil"/>
                <w:right w:val="nil"/>
                <w:between w:val="nil"/>
              </w:pBdr>
              <w:spacing w:line="360" w:lineRule="auto"/>
              <w:ind w:left="767"/>
              <w:jc w:val="both"/>
              <w:rPr>
                <w:color w:val="000000"/>
                <w:sz w:val="22"/>
                <w:szCs w:val="22"/>
              </w:rPr>
            </w:pPr>
            <w:r>
              <w:rPr>
                <w:i/>
                <w:color w:val="000000"/>
                <w:sz w:val="22"/>
                <w:szCs w:val="22"/>
              </w:rPr>
              <w:tab/>
            </w:r>
            <w:r>
              <w:rPr>
                <w:i/>
                <w:color w:val="000000"/>
                <w:sz w:val="22"/>
                <w:szCs w:val="22"/>
              </w:rPr>
              <w:tab/>
              <w:t>“Con mèo hay trốn dưới đi vắng khi con chó ở trong phòng”</w:t>
            </w:r>
          </w:p>
          <w:p w14:paraId="39E06276" w14:textId="77777777" w:rsidR="006F0E00" w:rsidRDefault="00000000">
            <w:pPr>
              <w:numPr>
                <w:ilvl w:val="1"/>
                <w:numId w:val="3"/>
              </w:numPr>
              <w:pBdr>
                <w:top w:val="nil"/>
                <w:left w:val="nil"/>
                <w:bottom w:val="nil"/>
                <w:right w:val="nil"/>
                <w:between w:val="nil"/>
              </w:pBdr>
              <w:spacing w:line="360" w:lineRule="auto"/>
              <w:jc w:val="both"/>
              <w:rPr>
                <w:color w:val="000000"/>
                <w:sz w:val="22"/>
                <w:szCs w:val="22"/>
              </w:rPr>
            </w:pPr>
            <w:r>
              <w:rPr>
                <w:color w:val="000000"/>
                <w:sz w:val="22"/>
                <w:szCs w:val="22"/>
              </w:rPr>
              <w:t>Chỉ vào từng câu cho người tham gia đọc.</w:t>
            </w:r>
          </w:p>
          <w:p w14:paraId="702E19F0" w14:textId="77777777" w:rsidR="006F0E00" w:rsidRDefault="00000000">
            <w:pPr>
              <w:numPr>
                <w:ilvl w:val="1"/>
                <w:numId w:val="4"/>
              </w:numPr>
              <w:pBdr>
                <w:top w:val="nil"/>
                <w:left w:val="nil"/>
                <w:bottom w:val="nil"/>
                <w:right w:val="nil"/>
                <w:between w:val="nil"/>
              </w:pBdr>
              <w:spacing w:line="360" w:lineRule="auto"/>
              <w:jc w:val="both"/>
              <w:rPr>
                <w:color w:val="000000"/>
                <w:sz w:val="22"/>
                <w:szCs w:val="22"/>
              </w:rPr>
            </w:pPr>
            <w:r>
              <w:rPr>
                <w:b/>
                <w:i/>
                <w:color w:val="000000"/>
                <w:sz w:val="22"/>
                <w:szCs w:val="22"/>
              </w:rPr>
              <w:t xml:space="preserve">Lặp lại cụm từ </w:t>
            </w:r>
            <w:r>
              <w:rPr>
                <w:b/>
                <w:color w:val="000000"/>
                <w:sz w:val="22"/>
                <w:szCs w:val="22"/>
              </w:rPr>
              <w:t>(1 phút):</w:t>
            </w:r>
          </w:p>
          <w:p w14:paraId="33A5FA8F" w14:textId="77777777" w:rsidR="006F0E00" w:rsidRDefault="00000000">
            <w:pPr>
              <w:pBdr>
                <w:top w:val="nil"/>
                <w:left w:val="nil"/>
                <w:bottom w:val="nil"/>
                <w:right w:val="nil"/>
                <w:between w:val="nil"/>
              </w:pBdr>
              <w:spacing w:line="360" w:lineRule="auto"/>
              <w:ind w:left="767"/>
              <w:jc w:val="both"/>
              <w:rPr>
                <w:color w:val="000000"/>
                <w:sz w:val="22"/>
                <w:szCs w:val="22"/>
              </w:rPr>
            </w:pPr>
            <w:r>
              <w:rPr>
                <w:i/>
                <w:color w:val="000000"/>
                <w:sz w:val="22"/>
                <w:szCs w:val="22"/>
              </w:rPr>
              <w:t>Hướng dẫn:</w:t>
            </w:r>
            <w:r>
              <w:rPr>
                <w:color w:val="000000"/>
                <w:sz w:val="22"/>
                <w:szCs w:val="22"/>
              </w:rPr>
              <w:t xml:space="preserve"> “Cô/ chú hãy lặp lại từ ‘lấp lánh’ nhanh và rõ ràng nhất có thể trong 10 giây.” </w:t>
            </w:r>
          </w:p>
          <w:p w14:paraId="018A08DC" w14:textId="77777777" w:rsidR="006F0E00" w:rsidRDefault="00000000">
            <w:pPr>
              <w:numPr>
                <w:ilvl w:val="1"/>
                <w:numId w:val="3"/>
              </w:numPr>
              <w:pBdr>
                <w:top w:val="nil"/>
                <w:left w:val="nil"/>
                <w:bottom w:val="nil"/>
                <w:right w:val="nil"/>
                <w:between w:val="nil"/>
              </w:pBdr>
              <w:spacing w:line="360" w:lineRule="auto"/>
              <w:jc w:val="both"/>
              <w:rPr>
                <w:color w:val="000000"/>
                <w:sz w:val="22"/>
                <w:szCs w:val="22"/>
              </w:rPr>
            </w:pPr>
            <w:r>
              <w:rPr>
                <w:color w:val="000000"/>
                <w:sz w:val="22"/>
                <w:szCs w:val="22"/>
              </w:rPr>
              <w:t>Bấm 10 giây khi người tham gia bắt đầu.</w:t>
            </w:r>
          </w:p>
          <w:p w14:paraId="27828949" w14:textId="77777777" w:rsidR="006F0E00" w:rsidRDefault="00000000">
            <w:pPr>
              <w:numPr>
                <w:ilvl w:val="0"/>
                <w:numId w:val="4"/>
              </w:numPr>
              <w:pBdr>
                <w:top w:val="nil"/>
                <w:left w:val="nil"/>
                <w:bottom w:val="nil"/>
                <w:right w:val="nil"/>
                <w:between w:val="nil"/>
              </w:pBdr>
              <w:spacing w:line="360" w:lineRule="auto"/>
              <w:jc w:val="both"/>
              <w:rPr>
                <w:b/>
                <w:color w:val="000000"/>
                <w:sz w:val="22"/>
                <w:szCs w:val="22"/>
              </w:rPr>
            </w:pPr>
            <w:r>
              <w:rPr>
                <w:b/>
                <w:color w:val="000000"/>
                <w:sz w:val="22"/>
                <w:szCs w:val="22"/>
              </w:rPr>
              <w:t>Nhiệm vụ nhận thức – ngôn ngữ (cognitive – linguistic tasks):</w:t>
            </w:r>
          </w:p>
          <w:p w14:paraId="55D97330" w14:textId="77777777" w:rsidR="006F0E00" w:rsidRDefault="00000000">
            <w:pPr>
              <w:numPr>
                <w:ilvl w:val="1"/>
                <w:numId w:val="4"/>
              </w:numPr>
              <w:pBdr>
                <w:top w:val="nil"/>
                <w:left w:val="nil"/>
                <w:bottom w:val="nil"/>
                <w:right w:val="nil"/>
                <w:between w:val="nil"/>
              </w:pBdr>
              <w:spacing w:after="200" w:line="360" w:lineRule="auto"/>
              <w:jc w:val="both"/>
              <w:rPr>
                <w:b/>
                <w:color w:val="000000"/>
                <w:sz w:val="22"/>
                <w:szCs w:val="22"/>
              </w:rPr>
            </w:pPr>
            <w:r>
              <w:rPr>
                <w:b/>
                <w:i/>
                <w:color w:val="000000"/>
                <w:sz w:val="22"/>
                <w:szCs w:val="22"/>
              </w:rPr>
              <w:t>Mô tả tranh (3 phút):</w:t>
            </w:r>
            <w:r>
              <w:rPr>
                <w:b/>
                <w:color w:val="000000"/>
                <w:sz w:val="22"/>
                <w:szCs w:val="22"/>
              </w:rPr>
              <w:t xml:space="preserve"> </w:t>
            </w:r>
            <w:r>
              <w:rPr>
                <w:color w:val="000000"/>
                <w:sz w:val="22"/>
                <w:szCs w:val="22"/>
              </w:rPr>
              <w:t xml:space="preserve">hiển thị 2 bức tranh phức tạp </w:t>
            </w:r>
          </w:p>
          <w:p w14:paraId="1224CA3A" w14:textId="77777777" w:rsidR="006F0E00" w:rsidRDefault="00000000">
            <w:pPr>
              <w:spacing w:line="360" w:lineRule="auto"/>
              <w:jc w:val="both"/>
              <w:rPr>
                <w:b/>
              </w:rPr>
            </w:pPr>
            <w:r>
              <w:rPr>
                <w:noProof/>
              </w:rPr>
              <w:lastRenderedPageBreak/>
              <w:drawing>
                <wp:inline distT="0" distB="0" distL="0" distR="0" wp14:anchorId="20E36FC9" wp14:editId="5044383A">
                  <wp:extent cx="3196590" cy="2339340"/>
                  <wp:effectExtent l="0" t="0" r="0" b="0"/>
                  <wp:docPr id="53" name="image2.gif" descr="A black and white drawing of a person and childr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gif" descr="A black and white drawing of a person and children&#10;&#10;AI-generated content may be incorrect."/>
                          <pic:cNvPicPr preferRelativeResize="0"/>
                        </pic:nvPicPr>
                        <pic:blipFill>
                          <a:blip r:embed="rId10"/>
                          <a:srcRect/>
                          <a:stretch>
                            <a:fillRect/>
                          </a:stretch>
                        </pic:blipFill>
                        <pic:spPr>
                          <a:xfrm>
                            <a:off x="0" y="0"/>
                            <a:ext cx="3196590" cy="2339340"/>
                          </a:xfrm>
                          <a:prstGeom prst="rect">
                            <a:avLst/>
                          </a:prstGeom>
                          <a:ln/>
                        </pic:spPr>
                      </pic:pic>
                    </a:graphicData>
                  </a:graphic>
                </wp:inline>
              </w:drawing>
            </w:r>
            <w:r>
              <w:rPr>
                <w:noProof/>
              </w:rPr>
              <w:drawing>
                <wp:inline distT="0" distB="0" distL="0" distR="0" wp14:anchorId="642DEA7A" wp14:editId="50892941">
                  <wp:extent cx="3147060" cy="2440940"/>
                  <wp:effectExtent l="0" t="0" r="0" b="0"/>
                  <wp:docPr id="5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a:stretch>
                            <a:fillRect/>
                          </a:stretch>
                        </pic:blipFill>
                        <pic:spPr>
                          <a:xfrm>
                            <a:off x="0" y="0"/>
                            <a:ext cx="3147060" cy="2440940"/>
                          </a:xfrm>
                          <a:prstGeom prst="rect">
                            <a:avLst/>
                          </a:prstGeom>
                          <a:ln/>
                        </pic:spPr>
                      </pic:pic>
                    </a:graphicData>
                  </a:graphic>
                </wp:inline>
              </w:drawing>
            </w:r>
          </w:p>
          <w:p w14:paraId="286EBD55" w14:textId="77777777" w:rsidR="006F0E00" w:rsidRDefault="00000000">
            <w:pPr>
              <w:spacing w:line="360" w:lineRule="auto"/>
              <w:ind w:left="767"/>
              <w:jc w:val="both"/>
            </w:pPr>
            <w:r>
              <w:rPr>
                <w:i/>
              </w:rPr>
              <w:t>Hướng dẫn:</w:t>
            </w:r>
            <w:r>
              <w:t xml:space="preserve"> “Giờ cô/ chú hãy mô tả tất cả những gì cô/ chú thấy trong bức tranh này càng chi tiết càng tốt. Cô/ Chú có 60 giây cho mỗi bức tranh.”</w:t>
            </w:r>
          </w:p>
          <w:p w14:paraId="3B622A70" w14:textId="77777777" w:rsidR="006F0E00" w:rsidRDefault="00000000">
            <w:pPr>
              <w:numPr>
                <w:ilvl w:val="1"/>
                <w:numId w:val="4"/>
              </w:numPr>
              <w:pBdr>
                <w:top w:val="nil"/>
                <w:left w:val="nil"/>
                <w:bottom w:val="nil"/>
                <w:right w:val="nil"/>
                <w:between w:val="nil"/>
              </w:pBdr>
              <w:spacing w:line="360" w:lineRule="auto"/>
              <w:jc w:val="both"/>
              <w:rPr>
                <w:color w:val="000000"/>
                <w:sz w:val="22"/>
                <w:szCs w:val="22"/>
              </w:rPr>
            </w:pPr>
            <w:r>
              <w:rPr>
                <w:b/>
                <w:i/>
                <w:color w:val="000000"/>
                <w:sz w:val="22"/>
                <w:szCs w:val="22"/>
              </w:rPr>
              <w:t>Truy hồi câu chuyện (tức thì và trì hoãn) (2 – 3 phút):</w:t>
            </w:r>
          </w:p>
          <w:p w14:paraId="4002EC3F" w14:textId="77777777" w:rsidR="006F0E00" w:rsidRDefault="00000000">
            <w:pPr>
              <w:pBdr>
                <w:top w:val="nil"/>
                <w:left w:val="nil"/>
                <w:bottom w:val="nil"/>
                <w:right w:val="nil"/>
                <w:between w:val="nil"/>
              </w:pBdr>
              <w:spacing w:after="200" w:line="360" w:lineRule="auto"/>
              <w:ind w:left="767"/>
              <w:jc w:val="both"/>
              <w:rPr>
                <w:color w:val="000000"/>
                <w:sz w:val="22"/>
                <w:szCs w:val="22"/>
              </w:rPr>
            </w:pPr>
            <w:r>
              <w:rPr>
                <w:i/>
                <w:color w:val="000000"/>
                <w:sz w:val="22"/>
                <w:szCs w:val="22"/>
              </w:rPr>
              <w:t>Hướng dẫn:</w:t>
            </w:r>
            <w:r>
              <w:rPr>
                <w:color w:val="000000"/>
                <w:sz w:val="22"/>
                <w:szCs w:val="22"/>
              </w:rPr>
              <w:t xml:space="preserve"> “Bây giờ con sẽ đọc cho bạn nghe một câu chuyện ngắn. Cô/ Chú hãy lắng nghe cẩn thận vì sau đó con sẽ nhờ cô/ chú kể lại.”</w:t>
            </w:r>
          </w:p>
          <w:p w14:paraId="4B2DF365" w14:textId="77777777" w:rsidR="006F0E00" w:rsidRDefault="00000000">
            <w:pPr>
              <w:spacing w:line="360" w:lineRule="auto"/>
              <w:ind w:left="767" w:firstLine="673"/>
              <w:jc w:val="both"/>
            </w:pPr>
            <w:r>
              <w:t>Câu chuyện: “Cửa hàng bách hóa của ông Bình tổ chức đợt khuyến mãi lớn hàng năm, từ thứ Ba đến hết tuần. Các mặt hàng thể thao được giảm giá 75%, còn áo khoác thì giảm 30%. Khách mua hàng rất đông, chen lấn nhau để giành lấy những món đồ tốt nhất. Sau giờ đóng cửa, khi đợt khuyến mãi kết thúc, ông chủ đã tặng mỗi nhân viên một phần quà cảm ơn họ đã làm việc vất vả.”</w:t>
            </w:r>
          </w:p>
          <w:p w14:paraId="3CDF409C" w14:textId="77777777" w:rsidR="006F0E00" w:rsidRDefault="006F0E00">
            <w:pPr>
              <w:spacing w:line="360" w:lineRule="auto"/>
              <w:ind w:left="767"/>
              <w:jc w:val="both"/>
              <w:rPr>
                <w:b/>
              </w:rPr>
            </w:pPr>
          </w:p>
          <w:p w14:paraId="5BBE6F1F" w14:textId="77777777" w:rsidR="006F0E00" w:rsidRDefault="00000000">
            <w:pPr>
              <w:spacing w:line="360" w:lineRule="auto"/>
              <w:ind w:left="767"/>
              <w:jc w:val="both"/>
            </w:pPr>
            <w:r>
              <w:rPr>
                <w:i/>
              </w:rPr>
              <w:t>Hướng dẫn với `tức thì`:</w:t>
            </w:r>
            <w:r>
              <w:t xml:space="preserve"> “Bây giờ, cô/ chú hãy kể lại tất cả những gì cô/ chú nhớ về câu chuyện con vừa kể.”</w:t>
            </w:r>
          </w:p>
          <w:p w14:paraId="33B9D8EC" w14:textId="77777777" w:rsidR="006F0E00" w:rsidRDefault="00000000">
            <w:pPr>
              <w:numPr>
                <w:ilvl w:val="1"/>
                <w:numId w:val="4"/>
              </w:numPr>
              <w:pBdr>
                <w:top w:val="nil"/>
                <w:left w:val="nil"/>
                <w:bottom w:val="nil"/>
                <w:right w:val="nil"/>
                <w:between w:val="nil"/>
              </w:pBdr>
              <w:spacing w:after="160" w:line="360" w:lineRule="auto"/>
              <w:jc w:val="both"/>
              <w:rPr>
                <w:b/>
                <w:i/>
                <w:color w:val="000000"/>
                <w:sz w:val="22"/>
                <w:szCs w:val="22"/>
              </w:rPr>
            </w:pPr>
            <w:r>
              <w:rPr>
                <w:b/>
                <w:i/>
                <w:color w:val="000000"/>
                <w:sz w:val="22"/>
                <w:szCs w:val="22"/>
              </w:rPr>
              <w:t>Kể truyện theo tranh (3 – 4 phút):</w:t>
            </w:r>
          </w:p>
          <w:p w14:paraId="7BC39558" w14:textId="77777777" w:rsidR="006F0E00" w:rsidRDefault="00000000">
            <w:pPr>
              <w:spacing w:line="360" w:lineRule="auto"/>
              <w:ind w:left="1440"/>
              <w:jc w:val="both"/>
              <w:rPr>
                <w:b/>
              </w:rPr>
            </w:pPr>
            <w:r>
              <w:rPr>
                <w:b/>
              </w:rPr>
              <w:t>“Dự chuyện tấm cám”</w:t>
            </w:r>
          </w:p>
          <w:p w14:paraId="19455957" w14:textId="77777777" w:rsidR="006F0E00" w:rsidRDefault="006F0E00">
            <w:pPr>
              <w:spacing w:line="360" w:lineRule="auto"/>
              <w:ind w:left="1440"/>
              <w:jc w:val="both"/>
              <w:rPr>
                <w:b/>
              </w:rPr>
            </w:pPr>
          </w:p>
          <w:p w14:paraId="14812890" w14:textId="77777777" w:rsidR="006F0E00" w:rsidRDefault="00000000">
            <w:pPr>
              <w:spacing w:line="360" w:lineRule="auto"/>
              <w:ind w:left="720"/>
              <w:jc w:val="both"/>
            </w:pPr>
            <w:r>
              <w:rPr>
                <w:i/>
              </w:rPr>
              <w:t>Hướng dẫn:</w:t>
            </w:r>
            <w:r>
              <w:t xml:space="preserve"> “Giờ cô/ chú hãy nhìn các bức tranh này theo thứ tự. Sau đó kể lại một câu chuyện về những gì cô/ chú thấy. Cô/ chú nhớ kể câu chuyện có phần mở đầu, diễn biến và kết thúc.”</w:t>
            </w:r>
          </w:p>
          <w:p w14:paraId="39FDDA81" w14:textId="77777777" w:rsidR="006F0E00" w:rsidRDefault="00000000">
            <w:pPr>
              <w:numPr>
                <w:ilvl w:val="1"/>
                <w:numId w:val="3"/>
              </w:numPr>
              <w:pBdr>
                <w:top w:val="nil"/>
                <w:left w:val="nil"/>
                <w:bottom w:val="nil"/>
                <w:right w:val="nil"/>
                <w:between w:val="nil"/>
              </w:pBdr>
              <w:spacing w:line="360" w:lineRule="auto"/>
              <w:jc w:val="both"/>
              <w:rPr>
                <w:color w:val="000000"/>
                <w:sz w:val="22"/>
                <w:szCs w:val="22"/>
              </w:rPr>
            </w:pPr>
            <w:r>
              <w:rPr>
                <w:color w:val="000000"/>
                <w:sz w:val="22"/>
                <w:szCs w:val="22"/>
              </w:rPr>
              <w:t>Nếu không có phản hồi trong 10 giây, đưa ra lời nhắc thứ 2:</w:t>
            </w:r>
          </w:p>
          <w:p w14:paraId="5AB4578F" w14:textId="77777777" w:rsidR="006F0E00" w:rsidRDefault="00000000">
            <w:pPr>
              <w:numPr>
                <w:ilvl w:val="2"/>
                <w:numId w:val="3"/>
              </w:numPr>
              <w:pBdr>
                <w:top w:val="nil"/>
                <w:left w:val="nil"/>
                <w:bottom w:val="nil"/>
                <w:right w:val="nil"/>
                <w:between w:val="nil"/>
              </w:pBdr>
              <w:spacing w:line="360" w:lineRule="auto"/>
              <w:jc w:val="both"/>
              <w:rPr>
                <w:color w:val="000000"/>
                <w:sz w:val="22"/>
                <w:szCs w:val="22"/>
              </w:rPr>
            </w:pPr>
            <w:r>
              <w:rPr>
                <w:color w:val="000000"/>
                <w:sz w:val="22"/>
                <w:szCs w:val="22"/>
              </w:rPr>
              <w:lastRenderedPageBreak/>
              <w:t>“Cô/ chú nhòn xem (chỉ vào tranh) và kể cho con bất kì phần nào của câu chuyện cũng được ạ.”</w:t>
            </w:r>
          </w:p>
          <w:p w14:paraId="538FFAD7" w14:textId="77777777" w:rsidR="006F0E00" w:rsidRDefault="00000000">
            <w:pPr>
              <w:numPr>
                <w:ilvl w:val="3"/>
                <w:numId w:val="3"/>
              </w:numPr>
              <w:pBdr>
                <w:top w:val="nil"/>
                <w:left w:val="nil"/>
                <w:bottom w:val="nil"/>
                <w:right w:val="nil"/>
                <w:between w:val="nil"/>
              </w:pBdr>
              <w:spacing w:line="360" w:lineRule="auto"/>
              <w:jc w:val="both"/>
              <w:rPr>
                <w:color w:val="000000"/>
                <w:sz w:val="22"/>
                <w:szCs w:val="22"/>
              </w:rPr>
            </w:pPr>
            <w:r>
              <w:rPr>
                <w:color w:val="000000"/>
                <w:sz w:val="22"/>
                <w:szCs w:val="22"/>
              </w:rPr>
              <w:t>Nếu phản hồi ít hơn 2 – 3 câu hoặc dừng quá sớm, đưa ra lời nhắc thức 3:</w:t>
            </w:r>
          </w:p>
          <w:p w14:paraId="5596E78A" w14:textId="77777777" w:rsidR="006F0E00" w:rsidRDefault="00000000">
            <w:pPr>
              <w:numPr>
                <w:ilvl w:val="4"/>
                <w:numId w:val="3"/>
              </w:numPr>
              <w:pBdr>
                <w:top w:val="nil"/>
                <w:left w:val="nil"/>
                <w:bottom w:val="nil"/>
                <w:right w:val="nil"/>
                <w:between w:val="nil"/>
              </w:pBdr>
              <w:spacing w:line="360" w:lineRule="auto"/>
              <w:jc w:val="both"/>
              <w:rPr>
                <w:color w:val="000000"/>
                <w:sz w:val="22"/>
                <w:szCs w:val="22"/>
              </w:rPr>
            </w:pPr>
            <w:r>
              <w:rPr>
                <w:color w:val="000000"/>
                <w:sz w:val="22"/>
                <w:szCs w:val="22"/>
              </w:rPr>
              <w:t xml:space="preserve">“Cô/ chú có thể cho con biết thêm điều già khác về câu chuyện được không?” hay “chuyện gì xảy ra tiếp theo ạ.” </w:t>
            </w:r>
          </w:p>
          <w:p w14:paraId="193D8662" w14:textId="77777777" w:rsidR="006F0E00" w:rsidRDefault="00000000">
            <w:pPr>
              <w:numPr>
                <w:ilvl w:val="1"/>
                <w:numId w:val="4"/>
              </w:numPr>
              <w:pBdr>
                <w:top w:val="nil"/>
                <w:left w:val="nil"/>
                <w:bottom w:val="nil"/>
                <w:right w:val="nil"/>
                <w:between w:val="nil"/>
              </w:pBdr>
              <w:spacing w:line="360" w:lineRule="auto"/>
              <w:jc w:val="both"/>
              <w:rPr>
                <w:b/>
                <w:i/>
                <w:color w:val="000000"/>
                <w:sz w:val="22"/>
                <w:szCs w:val="22"/>
              </w:rPr>
            </w:pPr>
            <w:r>
              <w:rPr>
                <w:b/>
                <w:i/>
                <w:color w:val="000000"/>
                <w:sz w:val="22"/>
                <w:szCs w:val="22"/>
              </w:rPr>
              <w:t>Liệt kê từ theo chủ đề (3 phút):</w:t>
            </w:r>
          </w:p>
          <w:p w14:paraId="68590AA2" w14:textId="77777777" w:rsidR="006F0E00" w:rsidRDefault="00000000">
            <w:pPr>
              <w:numPr>
                <w:ilvl w:val="2"/>
                <w:numId w:val="4"/>
              </w:numPr>
              <w:pBdr>
                <w:top w:val="nil"/>
                <w:left w:val="nil"/>
                <w:bottom w:val="nil"/>
                <w:right w:val="nil"/>
                <w:between w:val="nil"/>
              </w:pBdr>
              <w:spacing w:line="360" w:lineRule="auto"/>
              <w:jc w:val="both"/>
              <w:rPr>
                <w:color w:val="000000"/>
                <w:sz w:val="22"/>
                <w:szCs w:val="22"/>
              </w:rPr>
            </w:pPr>
            <w:r>
              <w:rPr>
                <w:color w:val="000000"/>
                <w:sz w:val="22"/>
                <w:szCs w:val="22"/>
              </w:rPr>
              <w:t>Chủ đề ngữ nghĩa: “Trong 60 giây, cô/ chú kể tên càng nhiều loại động vật càng tốt cho con nghe được không?”</w:t>
            </w:r>
          </w:p>
          <w:p w14:paraId="3AF9C90F" w14:textId="77777777" w:rsidR="006F0E00" w:rsidRDefault="00000000">
            <w:pPr>
              <w:numPr>
                <w:ilvl w:val="2"/>
                <w:numId w:val="4"/>
              </w:numPr>
              <w:pBdr>
                <w:top w:val="nil"/>
                <w:left w:val="nil"/>
                <w:bottom w:val="nil"/>
                <w:right w:val="nil"/>
                <w:between w:val="nil"/>
              </w:pBdr>
              <w:spacing w:line="360" w:lineRule="auto"/>
              <w:jc w:val="both"/>
              <w:rPr>
                <w:color w:val="000000"/>
                <w:sz w:val="22"/>
                <w:szCs w:val="22"/>
              </w:rPr>
            </w:pPr>
            <w:r>
              <w:rPr>
                <w:color w:val="000000"/>
                <w:sz w:val="22"/>
                <w:szCs w:val="22"/>
              </w:rPr>
              <w:t>Chủ đề âm vị: “Trong 60 giây, cô/ chú hãy kể tên càng nhiều từ bắt đầu bằng chữ `L` càng tốt, không kể tên riêng hay địa danh nha cô. chú.”</w:t>
            </w:r>
          </w:p>
          <w:p w14:paraId="1BA326FC" w14:textId="77777777" w:rsidR="006F0E00" w:rsidRDefault="00000000">
            <w:pPr>
              <w:numPr>
                <w:ilvl w:val="1"/>
                <w:numId w:val="4"/>
              </w:numPr>
              <w:pBdr>
                <w:top w:val="nil"/>
                <w:left w:val="nil"/>
                <w:bottom w:val="nil"/>
                <w:right w:val="nil"/>
                <w:between w:val="nil"/>
              </w:pBdr>
              <w:spacing w:line="360" w:lineRule="auto"/>
              <w:jc w:val="both"/>
              <w:rPr>
                <w:color w:val="000000"/>
                <w:sz w:val="22"/>
                <w:szCs w:val="22"/>
              </w:rPr>
            </w:pPr>
            <w:r>
              <w:rPr>
                <w:b/>
                <w:i/>
                <w:color w:val="000000"/>
                <w:sz w:val="22"/>
                <w:szCs w:val="22"/>
              </w:rPr>
              <w:t>Gọi tên đồ vật (2 phút):</w:t>
            </w:r>
            <w:r>
              <w:rPr>
                <w:color w:val="000000"/>
                <w:sz w:val="22"/>
                <w:szCs w:val="22"/>
              </w:rPr>
              <w:t xml:space="preserve"> hiển thị hình ảnh 5 đồ vật thông thường:</w:t>
            </w:r>
          </w:p>
          <w:p w14:paraId="5D1B3F8D" w14:textId="77777777" w:rsidR="006F0E00" w:rsidRDefault="00000000">
            <w:pPr>
              <w:pBdr>
                <w:top w:val="nil"/>
                <w:left w:val="nil"/>
                <w:bottom w:val="nil"/>
                <w:right w:val="nil"/>
                <w:between w:val="nil"/>
              </w:pBdr>
              <w:spacing w:after="200" w:line="360" w:lineRule="auto"/>
              <w:ind w:left="767"/>
              <w:jc w:val="both"/>
              <w:rPr>
                <w:color w:val="000000"/>
                <w:sz w:val="22"/>
                <w:szCs w:val="22"/>
              </w:rPr>
            </w:pPr>
            <w:r>
              <w:rPr>
                <w:rFonts w:ascii="Calibri" w:eastAsia="Calibri" w:hAnsi="Calibri" w:cs="Calibri"/>
                <w:noProof/>
                <w:color w:val="000000"/>
                <w:sz w:val="22"/>
                <w:szCs w:val="22"/>
              </w:rPr>
              <w:drawing>
                <wp:inline distT="0" distB="0" distL="0" distR="0" wp14:anchorId="390081C6" wp14:editId="637F56A1">
                  <wp:extent cx="3275965" cy="2425065"/>
                  <wp:effectExtent l="0" t="0" r="0" b="0"/>
                  <wp:docPr id="54" name="image6.png" descr="A drawing of a chair and a ke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drawing of a chair and a key&#10;&#10;AI-generated content may be incorrect."/>
                          <pic:cNvPicPr preferRelativeResize="0"/>
                        </pic:nvPicPr>
                        <pic:blipFill>
                          <a:blip r:embed="rId12"/>
                          <a:srcRect/>
                          <a:stretch>
                            <a:fillRect/>
                          </a:stretch>
                        </pic:blipFill>
                        <pic:spPr>
                          <a:xfrm>
                            <a:off x="0" y="0"/>
                            <a:ext cx="3275965" cy="2425065"/>
                          </a:xfrm>
                          <a:prstGeom prst="rect">
                            <a:avLst/>
                          </a:prstGeom>
                          <a:ln/>
                        </pic:spPr>
                      </pic:pic>
                    </a:graphicData>
                  </a:graphic>
                </wp:inline>
              </w:drawing>
            </w:r>
          </w:p>
          <w:p w14:paraId="7961F24A" w14:textId="77777777" w:rsidR="006F0E00" w:rsidRDefault="00000000">
            <w:pPr>
              <w:spacing w:line="360" w:lineRule="auto"/>
              <w:ind w:left="767"/>
              <w:jc w:val="both"/>
            </w:pPr>
            <w:r>
              <w:t>Câu hỏi: “Đây là cái gì?”</w:t>
            </w:r>
          </w:p>
          <w:p w14:paraId="3D98FA91" w14:textId="77777777" w:rsidR="006F0E00" w:rsidRDefault="00000000">
            <w:pPr>
              <w:numPr>
                <w:ilvl w:val="1"/>
                <w:numId w:val="4"/>
              </w:numPr>
              <w:pBdr>
                <w:top w:val="nil"/>
                <w:left w:val="nil"/>
                <w:bottom w:val="nil"/>
                <w:right w:val="nil"/>
                <w:between w:val="nil"/>
              </w:pBdr>
              <w:spacing w:line="360" w:lineRule="auto"/>
              <w:jc w:val="both"/>
              <w:rPr>
                <w:b/>
                <w:i/>
                <w:color w:val="000000"/>
                <w:sz w:val="22"/>
                <w:szCs w:val="22"/>
              </w:rPr>
            </w:pPr>
            <w:r>
              <w:rPr>
                <w:b/>
                <w:i/>
                <w:color w:val="000000"/>
                <w:sz w:val="22"/>
                <w:szCs w:val="22"/>
              </w:rPr>
              <w:t>Tìm điểm tương đồng (1 phút):</w:t>
            </w:r>
          </w:p>
          <w:p w14:paraId="30D165EB" w14:textId="77777777" w:rsidR="006F0E00" w:rsidRDefault="00000000">
            <w:pPr>
              <w:pBdr>
                <w:top w:val="nil"/>
                <w:left w:val="nil"/>
                <w:bottom w:val="nil"/>
                <w:right w:val="nil"/>
                <w:between w:val="nil"/>
              </w:pBdr>
              <w:spacing w:line="360" w:lineRule="auto"/>
              <w:ind w:left="767"/>
              <w:jc w:val="both"/>
              <w:rPr>
                <w:color w:val="000000"/>
                <w:sz w:val="22"/>
                <w:szCs w:val="22"/>
              </w:rPr>
            </w:pPr>
            <w:r>
              <w:rPr>
                <w:i/>
                <w:color w:val="000000"/>
                <w:sz w:val="22"/>
                <w:szCs w:val="22"/>
              </w:rPr>
              <w:t>Hướng dẫn:</w:t>
            </w:r>
            <w:r>
              <w:rPr>
                <w:color w:val="000000"/>
                <w:sz w:val="22"/>
                <w:szCs w:val="22"/>
              </w:rPr>
              <w:t xml:space="preserve"> “Giờ cô/ chú nghĩ một cái đồng hồ và một cái thước kẻ giống nhau ở điểm nào?”</w:t>
            </w:r>
          </w:p>
          <w:p w14:paraId="6C3FA8A8" w14:textId="77777777" w:rsidR="006F0E00" w:rsidRDefault="00000000">
            <w:pPr>
              <w:numPr>
                <w:ilvl w:val="1"/>
                <w:numId w:val="3"/>
              </w:numPr>
              <w:pBdr>
                <w:top w:val="nil"/>
                <w:left w:val="nil"/>
                <w:bottom w:val="nil"/>
                <w:right w:val="nil"/>
                <w:between w:val="nil"/>
              </w:pBdr>
              <w:spacing w:line="360" w:lineRule="auto"/>
              <w:jc w:val="both"/>
              <w:rPr>
                <w:color w:val="000000"/>
                <w:sz w:val="22"/>
                <w:szCs w:val="22"/>
              </w:rPr>
            </w:pPr>
            <w:r>
              <w:rPr>
                <w:color w:val="000000"/>
                <w:sz w:val="22"/>
                <w:szCs w:val="22"/>
              </w:rPr>
              <w:t>Nếu không có phản hồi trong 10 giây, có thể nhắc: “Bạn nghĩ xem chúng có điểm gì chung.”</w:t>
            </w:r>
          </w:p>
          <w:p w14:paraId="61362F63" w14:textId="77777777" w:rsidR="006F0E00" w:rsidRDefault="00000000">
            <w:pPr>
              <w:numPr>
                <w:ilvl w:val="1"/>
                <w:numId w:val="4"/>
              </w:numPr>
              <w:pBdr>
                <w:top w:val="nil"/>
                <w:left w:val="nil"/>
                <w:bottom w:val="nil"/>
                <w:right w:val="nil"/>
                <w:between w:val="nil"/>
              </w:pBdr>
              <w:spacing w:line="360" w:lineRule="auto"/>
              <w:jc w:val="both"/>
              <w:rPr>
                <w:b/>
                <w:i/>
                <w:color w:val="000000"/>
                <w:sz w:val="22"/>
                <w:szCs w:val="22"/>
              </w:rPr>
            </w:pPr>
            <w:r>
              <w:rPr>
                <w:b/>
                <w:i/>
                <w:color w:val="000000"/>
                <w:sz w:val="22"/>
                <w:szCs w:val="22"/>
              </w:rPr>
              <w:t>Giải thích quy trình (2 phút):</w:t>
            </w:r>
          </w:p>
          <w:p w14:paraId="76C4DAA1" w14:textId="77777777" w:rsidR="006F0E00" w:rsidRDefault="00000000">
            <w:pPr>
              <w:pBdr>
                <w:top w:val="nil"/>
                <w:left w:val="nil"/>
                <w:bottom w:val="nil"/>
                <w:right w:val="nil"/>
                <w:between w:val="nil"/>
              </w:pBdr>
              <w:spacing w:line="360" w:lineRule="auto"/>
              <w:ind w:left="767"/>
              <w:jc w:val="both"/>
              <w:rPr>
                <w:color w:val="000000"/>
                <w:sz w:val="22"/>
                <w:szCs w:val="22"/>
              </w:rPr>
            </w:pPr>
            <w:r>
              <w:rPr>
                <w:i/>
                <w:color w:val="000000"/>
                <w:sz w:val="22"/>
                <w:szCs w:val="22"/>
              </w:rPr>
              <w:t>Hướng dẫn:</w:t>
            </w:r>
            <w:r>
              <w:rPr>
                <w:color w:val="000000"/>
                <w:sz w:val="22"/>
                <w:szCs w:val="22"/>
              </w:rPr>
              <w:t xml:space="preserve"> “Cô/ chú có thể giải thích các bước để pha một tách trà được không?”</w:t>
            </w:r>
          </w:p>
          <w:p w14:paraId="79044161" w14:textId="77777777" w:rsidR="006F0E00" w:rsidRDefault="00000000">
            <w:pPr>
              <w:numPr>
                <w:ilvl w:val="1"/>
                <w:numId w:val="3"/>
              </w:numPr>
              <w:pBdr>
                <w:top w:val="nil"/>
                <w:left w:val="nil"/>
                <w:bottom w:val="nil"/>
                <w:right w:val="nil"/>
                <w:between w:val="nil"/>
              </w:pBdr>
              <w:spacing w:line="360" w:lineRule="auto"/>
              <w:jc w:val="both"/>
              <w:rPr>
                <w:color w:val="000000"/>
                <w:sz w:val="22"/>
                <w:szCs w:val="22"/>
              </w:rPr>
            </w:pPr>
            <w:r>
              <w:rPr>
                <w:color w:val="000000"/>
                <w:sz w:val="22"/>
                <w:szCs w:val="22"/>
              </w:rPr>
              <w:t>Nếu không có phản hồi trong 10 giây, đưa ra lời nhắc: “Nếu muốn pha một tách trà, cô/ chú sẽ làm các bước thể nào ạ?”</w:t>
            </w:r>
          </w:p>
          <w:p w14:paraId="334D1FD9" w14:textId="77777777" w:rsidR="006F0E00" w:rsidRDefault="00000000">
            <w:pPr>
              <w:numPr>
                <w:ilvl w:val="1"/>
                <w:numId w:val="4"/>
              </w:numPr>
              <w:pBdr>
                <w:top w:val="nil"/>
                <w:left w:val="nil"/>
                <w:bottom w:val="nil"/>
                <w:right w:val="nil"/>
                <w:between w:val="nil"/>
              </w:pBdr>
              <w:spacing w:line="360" w:lineRule="auto"/>
              <w:jc w:val="both"/>
              <w:rPr>
                <w:b/>
                <w:i/>
                <w:color w:val="000000"/>
                <w:sz w:val="22"/>
                <w:szCs w:val="22"/>
              </w:rPr>
            </w:pPr>
            <w:r>
              <w:rPr>
                <w:b/>
                <w:i/>
                <w:color w:val="000000"/>
                <w:sz w:val="22"/>
                <w:szCs w:val="22"/>
              </w:rPr>
              <w:t>Tính toán đơn giản: (xem xét cần không?)</w:t>
            </w:r>
          </w:p>
          <w:p w14:paraId="30CB9A2E" w14:textId="77777777" w:rsidR="006F0E00" w:rsidRDefault="00000000">
            <w:pPr>
              <w:pBdr>
                <w:top w:val="nil"/>
                <w:left w:val="nil"/>
                <w:bottom w:val="nil"/>
                <w:right w:val="nil"/>
                <w:between w:val="nil"/>
              </w:pBdr>
              <w:spacing w:line="360" w:lineRule="auto"/>
              <w:ind w:left="767"/>
              <w:jc w:val="both"/>
              <w:rPr>
                <w:color w:val="000000"/>
                <w:sz w:val="22"/>
                <w:szCs w:val="22"/>
              </w:rPr>
            </w:pPr>
            <w:r>
              <w:rPr>
                <w:i/>
                <w:color w:val="000000"/>
                <w:sz w:val="22"/>
                <w:szCs w:val="22"/>
              </w:rPr>
              <w:t>Hướng dẫn:</w:t>
            </w:r>
            <w:r>
              <w:rPr>
                <w:color w:val="000000"/>
                <w:sz w:val="22"/>
                <w:szCs w:val="22"/>
              </w:rPr>
              <w:t xml:space="preserve"> “Nếu bạn mua một món đồ giá 35 ngàn và đưa 100 ngàn, bạn được trả lại bao nhiêu tiền?”</w:t>
            </w:r>
          </w:p>
          <w:p w14:paraId="0DE6A218" w14:textId="77777777" w:rsidR="006F0E00" w:rsidRDefault="00000000">
            <w:pPr>
              <w:numPr>
                <w:ilvl w:val="1"/>
                <w:numId w:val="4"/>
              </w:numPr>
              <w:pBdr>
                <w:top w:val="nil"/>
                <w:left w:val="nil"/>
                <w:bottom w:val="nil"/>
                <w:right w:val="nil"/>
                <w:between w:val="nil"/>
              </w:pBdr>
              <w:spacing w:line="360" w:lineRule="auto"/>
              <w:jc w:val="both"/>
              <w:rPr>
                <w:b/>
                <w:i/>
                <w:color w:val="000000"/>
                <w:sz w:val="22"/>
                <w:szCs w:val="22"/>
              </w:rPr>
            </w:pPr>
            <w:r>
              <w:rPr>
                <w:b/>
                <w:i/>
                <w:color w:val="000000"/>
                <w:sz w:val="22"/>
                <w:szCs w:val="22"/>
              </w:rPr>
              <w:t>Câu hướng dẫn với `trì hoãn` (1 – 2 phút):</w:t>
            </w:r>
          </w:p>
          <w:p w14:paraId="63E51BDA" w14:textId="77777777" w:rsidR="006F0E00" w:rsidRDefault="00000000">
            <w:pPr>
              <w:pBdr>
                <w:top w:val="nil"/>
                <w:left w:val="nil"/>
                <w:bottom w:val="nil"/>
                <w:right w:val="nil"/>
                <w:between w:val="nil"/>
              </w:pBdr>
              <w:spacing w:line="360" w:lineRule="auto"/>
              <w:ind w:left="767"/>
              <w:jc w:val="both"/>
              <w:rPr>
                <w:color w:val="000000"/>
                <w:sz w:val="22"/>
                <w:szCs w:val="22"/>
              </w:rPr>
            </w:pPr>
            <w:r>
              <w:rPr>
                <w:i/>
                <w:color w:val="000000"/>
                <w:sz w:val="22"/>
                <w:szCs w:val="22"/>
              </w:rPr>
              <w:t>Hướng dẫn:</w:t>
            </w:r>
            <w:r>
              <w:rPr>
                <w:color w:val="000000"/>
                <w:sz w:val="22"/>
                <w:szCs w:val="22"/>
              </w:rPr>
              <w:t xml:space="preserve"> “Lúc trước, con có kể cho cô/ chú nghe một câu chuyện. Bây giờ cô/ chú có thể kể lại tất cả những gì cô/ chú nhớ về câu chuyện đó không?”</w:t>
            </w:r>
          </w:p>
          <w:p w14:paraId="676A6FAE" w14:textId="77777777" w:rsidR="006F0E00" w:rsidRDefault="00000000">
            <w:pPr>
              <w:numPr>
                <w:ilvl w:val="1"/>
                <w:numId w:val="3"/>
              </w:numPr>
              <w:pBdr>
                <w:top w:val="nil"/>
                <w:left w:val="nil"/>
                <w:bottom w:val="nil"/>
                <w:right w:val="nil"/>
                <w:between w:val="nil"/>
              </w:pBdr>
              <w:spacing w:line="360" w:lineRule="auto"/>
              <w:jc w:val="both"/>
              <w:rPr>
                <w:color w:val="000000"/>
                <w:sz w:val="22"/>
                <w:szCs w:val="22"/>
              </w:rPr>
            </w:pPr>
            <w:r>
              <w:rPr>
                <w:color w:val="000000"/>
                <w:sz w:val="22"/>
                <w:szCs w:val="22"/>
              </w:rPr>
              <w:lastRenderedPageBreak/>
              <w:t>Nếu trong 10 giây người tham gia không nhớ, gợi ý chung: “Cô/ chú có nhớ con đã kể một câu chuyện không?”</w:t>
            </w:r>
          </w:p>
          <w:p w14:paraId="794B5F38" w14:textId="77777777" w:rsidR="006F0E00" w:rsidRDefault="00000000">
            <w:pPr>
              <w:numPr>
                <w:ilvl w:val="0"/>
                <w:numId w:val="4"/>
              </w:numPr>
              <w:pBdr>
                <w:top w:val="nil"/>
                <w:left w:val="nil"/>
                <w:bottom w:val="nil"/>
                <w:right w:val="nil"/>
                <w:between w:val="nil"/>
              </w:pBdr>
              <w:spacing w:line="360" w:lineRule="auto"/>
              <w:jc w:val="both"/>
              <w:rPr>
                <w:b/>
                <w:color w:val="000000"/>
                <w:sz w:val="22"/>
                <w:szCs w:val="22"/>
              </w:rPr>
            </w:pPr>
            <w:r>
              <w:rPr>
                <w:b/>
                <w:color w:val="000000"/>
                <w:sz w:val="22"/>
                <w:szCs w:val="22"/>
              </w:rPr>
              <w:t>Kết thúc:</w:t>
            </w:r>
          </w:p>
          <w:p w14:paraId="5B90CE98" w14:textId="77777777" w:rsidR="006F0E00" w:rsidRDefault="00000000">
            <w:pPr>
              <w:pBdr>
                <w:top w:val="nil"/>
                <w:left w:val="nil"/>
                <w:bottom w:val="nil"/>
                <w:right w:val="nil"/>
                <w:between w:val="nil"/>
              </w:pBdr>
              <w:spacing w:after="200" w:line="360" w:lineRule="auto"/>
              <w:ind w:left="767"/>
              <w:jc w:val="both"/>
              <w:rPr>
                <w:color w:val="000000"/>
                <w:sz w:val="22"/>
                <w:szCs w:val="22"/>
              </w:rPr>
            </w:pPr>
            <w:r>
              <w:rPr>
                <w:color w:val="000000"/>
                <w:sz w:val="22"/>
                <w:szCs w:val="22"/>
              </w:rPr>
              <w:t>Câu nói: “Chúng ta đã hoàn thành bài kiểm tra ngày hôm nay. Con cảm ơn cô/ chú rất nhiều vì đã giành thời gian tham gia nghiên cứu của con ạ.”</w:t>
            </w:r>
          </w:p>
          <w:p w14:paraId="5D5282BF" w14:textId="77777777" w:rsidR="006F0E00" w:rsidRDefault="006F0E00">
            <w:pPr>
              <w:spacing w:line="276" w:lineRule="auto"/>
              <w:ind w:left="47"/>
              <w:jc w:val="both"/>
              <w:rPr>
                <w:sz w:val="24"/>
                <w:szCs w:val="24"/>
              </w:rPr>
            </w:pPr>
          </w:p>
          <w:p w14:paraId="416EB7F2" w14:textId="77777777" w:rsidR="006F0E00" w:rsidRDefault="00000000">
            <w:pPr>
              <w:spacing w:line="276" w:lineRule="auto"/>
              <w:ind w:left="47"/>
              <w:jc w:val="both"/>
              <w:rPr>
                <w:b/>
                <w:sz w:val="24"/>
                <w:szCs w:val="24"/>
              </w:rPr>
            </w:pPr>
            <w:r>
              <w:rPr>
                <w:b/>
                <w:sz w:val="24"/>
                <w:szCs w:val="24"/>
              </w:rPr>
              <w:t>Đánh giá hiệu quả ứng dụng:</w:t>
            </w:r>
          </w:p>
          <w:p w14:paraId="4F93A198"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 xml:space="preserve">Đánh giá độ khó bài can thiệp: Phân tích tỷ lệ hoàn thành, thời gian thực hiện và lỗi sai của từng nhóm (AD, MCI, HC) để xem các bài tập có phù hợp và đủ thách thức không. </w:t>
            </w:r>
          </w:p>
          <w:p w14:paraId="6DAB2686"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Xác thực tương quan (Concurrent Validity): So sánh kết quả (điểm số hoặc chỉ số) từ VoiceAI với điểm số từ các thang đo chuẩn như MMSE và MoCA trên cùng một nhóm người tham gia. Tính toán hệ số tương quan để xem VoiceAI đo lường có giống các công cụ đã được kiểm chứng hay không.</w:t>
            </w:r>
          </w:p>
          <w:p w14:paraId="59F1C882"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 xml:space="preserve">Đánh giá hiệu suất Mô hình AI: </w:t>
            </w:r>
          </w:p>
          <w:p w14:paraId="2BA5F75F" w14:textId="77777777" w:rsidR="006F0E00" w:rsidRDefault="00000000">
            <w:pPr>
              <w:numPr>
                <w:ilvl w:val="1"/>
                <w:numId w:val="3"/>
              </w:numPr>
              <w:pBdr>
                <w:top w:val="nil"/>
                <w:left w:val="nil"/>
                <w:bottom w:val="nil"/>
                <w:right w:val="nil"/>
                <w:between w:val="nil"/>
              </w:pBdr>
              <w:spacing w:line="276" w:lineRule="auto"/>
              <w:jc w:val="both"/>
              <w:rPr>
                <w:color w:val="000000"/>
                <w:sz w:val="24"/>
                <w:szCs w:val="24"/>
              </w:rPr>
            </w:pPr>
            <w:r>
              <w:rPr>
                <w:color w:val="000000"/>
                <w:sz w:val="24"/>
                <w:szCs w:val="24"/>
              </w:rPr>
              <w:t>Độ chính xác (Accuracy): Tính tỷ lệ phần trăm dự đoán đúng nhóm (AD, MCI, HC) hoặc hiệu quả can thiệp. Mục tiêu là trên 80%.</w:t>
            </w:r>
          </w:p>
          <w:p w14:paraId="190FD0AE" w14:textId="77777777" w:rsidR="006F0E00" w:rsidRDefault="00000000">
            <w:pPr>
              <w:numPr>
                <w:ilvl w:val="1"/>
                <w:numId w:val="3"/>
              </w:numPr>
              <w:pBdr>
                <w:top w:val="nil"/>
                <w:left w:val="nil"/>
                <w:bottom w:val="nil"/>
                <w:right w:val="nil"/>
                <w:between w:val="nil"/>
              </w:pBdr>
              <w:spacing w:line="276" w:lineRule="auto"/>
              <w:jc w:val="both"/>
              <w:rPr>
                <w:color w:val="000000"/>
                <w:sz w:val="24"/>
                <w:szCs w:val="24"/>
              </w:rPr>
            </w:pPr>
            <w:r>
              <w:rPr>
                <w:color w:val="000000"/>
                <w:sz w:val="24"/>
                <w:szCs w:val="24"/>
              </w:rPr>
              <w:t>Precision, Recall, F1-Score: Đánh giá hiệu suất cho từng nhóm riêng biệt.</w:t>
            </w:r>
          </w:p>
          <w:p w14:paraId="0EC55C89" w14:textId="77777777" w:rsidR="006F0E00" w:rsidRDefault="00000000">
            <w:pPr>
              <w:numPr>
                <w:ilvl w:val="1"/>
                <w:numId w:val="3"/>
              </w:numPr>
              <w:pBdr>
                <w:top w:val="nil"/>
                <w:left w:val="nil"/>
                <w:bottom w:val="nil"/>
                <w:right w:val="nil"/>
                <w:between w:val="nil"/>
              </w:pBdr>
              <w:spacing w:line="276" w:lineRule="auto"/>
              <w:jc w:val="both"/>
              <w:rPr>
                <w:color w:val="000000"/>
                <w:sz w:val="24"/>
                <w:szCs w:val="24"/>
              </w:rPr>
            </w:pPr>
            <w:r>
              <w:rPr>
                <w:color w:val="000000"/>
                <w:sz w:val="24"/>
                <w:szCs w:val="24"/>
              </w:rPr>
              <w:t>Ma trận nhầm lẫn (Confusion Matrix): Xem xét cụ thể các loại lỗi mà mô hình mắc phải.</w:t>
            </w:r>
          </w:p>
          <w:p w14:paraId="447BA586" w14:textId="77777777" w:rsidR="006F0E00" w:rsidRDefault="00000000">
            <w:pPr>
              <w:numPr>
                <w:ilvl w:val="0"/>
                <w:numId w:val="3"/>
              </w:numPr>
              <w:pBdr>
                <w:top w:val="nil"/>
                <w:left w:val="nil"/>
                <w:bottom w:val="nil"/>
                <w:right w:val="nil"/>
                <w:between w:val="nil"/>
              </w:pBdr>
              <w:spacing w:line="276" w:lineRule="auto"/>
              <w:jc w:val="both"/>
              <w:rPr>
                <w:color w:val="000000"/>
                <w:sz w:val="24"/>
                <w:szCs w:val="24"/>
              </w:rPr>
            </w:pPr>
            <w:r>
              <w:rPr>
                <w:color w:val="000000"/>
                <w:sz w:val="24"/>
                <w:szCs w:val="24"/>
              </w:rPr>
              <w:t xml:space="preserve">Kiểm tra chất lượng dữ liệu: Đảm bảo sự cân bằng về nhân khẩu học giữa ba nhóm và tính đồng nhất về phương ngữ (giọng miền Nam) trong dữ liệu giọng nói thu thập được. </w:t>
            </w:r>
          </w:p>
          <w:p w14:paraId="5689D088" w14:textId="77777777" w:rsidR="006F0E00" w:rsidRDefault="00000000">
            <w:pPr>
              <w:numPr>
                <w:ilvl w:val="0"/>
                <w:numId w:val="3"/>
              </w:numPr>
              <w:pBdr>
                <w:top w:val="nil"/>
                <w:left w:val="nil"/>
                <w:bottom w:val="nil"/>
                <w:right w:val="nil"/>
                <w:between w:val="nil"/>
              </w:pBdr>
              <w:spacing w:after="200" w:line="276" w:lineRule="auto"/>
              <w:jc w:val="both"/>
              <w:rPr>
                <w:color w:val="000000"/>
                <w:sz w:val="22"/>
                <w:szCs w:val="22"/>
              </w:rPr>
            </w:pPr>
            <w:r>
              <w:rPr>
                <w:color w:val="000000"/>
                <w:sz w:val="24"/>
                <w:szCs w:val="24"/>
              </w:rPr>
              <w:t>So sánh với nghiên cứu trước: Đối chiếu kết quả tương quan giữa VoiceAI và MMSE/MoCA của bạn với các kết quả đã được công bố trong các nghiên cứu trước đây về SAGE.</w:t>
            </w:r>
          </w:p>
        </w:tc>
      </w:tr>
      <w:tr w:rsidR="006F0E00" w14:paraId="3D4A191E" w14:textId="77777777">
        <w:trPr>
          <w:cantSplit/>
        </w:trPr>
        <w:tc>
          <w:tcPr>
            <w:tcW w:w="1378" w:type="dxa"/>
            <w:tcBorders>
              <w:top w:val="single" w:sz="6" w:space="0" w:color="000000"/>
              <w:left w:val="single" w:sz="6" w:space="0" w:color="000000"/>
              <w:bottom w:val="single" w:sz="6" w:space="0" w:color="000000"/>
              <w:right w:val="single" w:sz="6" w:space="0" w:color="000000"/>
            </w:tcBorders>
          </w:tcPr>
          <w:p w14:paraId="4852832B" w14:textId="77777777" w:rsidR="006F0E00" w:rsidRDefault="00000000">
            <w:pPr>
              <w:widowControl w:val="0"/>
              <w:spacing w:before="60" w:after="60" w:line="276" w:lineRule="auto"/>
              <w:ind w:left="-108" w:right="-162"/>
              <w:rPr>
                <w:b/>
                <w:sz w:val="24"/>
                <w:szCs w:val="24"/>
              </w:rPr>
            </w:pPr>
            <w:r>
              <w:rPr>
                <w:b/>
                <w:sz w:val="24"/>
                <w:szCs w:val="24"/>
              </w:rPr>
              <w:lastRenderedPageBreak/>
              <w:t>19</w:t>
            </w:r>
          </w:p>
        </w:tc>
        <w:tc>
          <w:tcPr>
            <w:tcW w:w="8267" w:type="dxa"/>
            <w:gridSpan w:val="6"/>
            <w:tcBorders>
              <w:top w:val="single" w:sz="6" w:space="0" w:color="000000"/>
              <w:left w:val="single" w:sz="6" w:space="0" w:color="000000"/>
              <w:right w:val="single" w:sz="6" w:space="0" w:color="000000"/>
            </w:tcBorders>
          </w:tcPr>
          <w:p w14:paraId="207ED8A6" w14:textId="77777777" w:rsidR="006F0E00" w:rsidRDefault="00000000">
            <w:pPr>
              <w:widowControl w:val="0"/>
              <w:spacing w:before="60" w:after="60" w:line="276" w:lineRule="auto"/>
              <w:rPr>
                <w:b/>
                <w:sz w:val="24"/>
                <w:szCs w:val="24"/>
              </w:rPr>
            </w:pPr>
            <w:r>
              <w:rPr>
                <w:b/>
                <w:sz w:val="24"/>
                <w:szCs w:val="24"/>
              </w:rPr>
              <w:t>Phương án phối hợp với các tổ chức, đơn vị nghiên cứu và cơ sở sản xuất trong nước</w:t>
            </w:r>
          </w:p>
        </w:tc>
      </w:tr>
      <w:tr w:rsidR="006F0E00" w14:paraId="717D87C4" w14:textId="77777777">
        <w:trPr>
          <w:cantSplit/>
        </w:trPr>
        <w:tc>
          <w:tcPr>
            <w:tcW w:w="9645" w:type="dxa"/>
            <w:gridSpan w:val="7"/>
            <w:tcBorders>
              <w:left w:val="single" w:sz="6" w:space="0" w:color="000000"/>
              <w:bottom w:val="single" w:sz="6" w:space="0" w:color="000000"/>
              <w:right w:val="single" w:sz="6" w:space="0" w:color="000000"/>
            </w:tcBorders>
          </w:tcPr>
          <w:p w14:paraId="5EB2724E" w14:textId="77777777" w:rsidR="006F0E00" w:rsidRDefault="00000000">
            <w:pPr>
              <w:widowControl w:val="0"/>
              <w:spacing w:before="60" w:after="60" w:line="276" w:lineRule="auto"/>
              <w:jc w:val="both"/>
              <w:rPr>
                <w:sz w:val="24"/>
                <w:szCs w:val="24"/>
              </w:rPr>
            </w:pPr>
            <w:r>
              <w:rPr>
                <w:i/>
                <w:sz w:val="24"/>
                <w:szCs w:val="24"/>
              </w:rPr>
              <w:t>(Trình bày rõ phương án phối hợp: tên các tổ chức, đơn vị phối hợp chính tham gia thực hiện đề tài và nội dung công việc tham gia trong đề tài, kể cả các cơ sở sản xuất hoặc những người sử dụng kết quả nghiên cứu; khả năng đóng góp về nhân lực, tài chính, cơ sở hạ tầng-nếu có</w:t>
            </w:r>
            <w:r>
              <w:rPr>
                <w:sz w:val="24"/>
                <w:szCs w:val="24"/>
              </w:rPr>
              <w:t xml:space="preserve">). </w:t>
            </w:r>
          </w:p>
          <w:p w14:paraId="7ED81571" w14:textId="77777777" w:rsidR="006F0E00" w:rsidRDefault="006F0E00">
            <w:pPr>
              <w:widowControl w:val="0"/>
              <w:spacing w:before="60" w:after="60" w:line="276" w:lineRule="auto"/>
              <w:jc w:val="both"/>
            </w:pPr>
          </w:p>
          <w:p w14:paraId="42BB7A99" w14:textId="77777777" w:rsidR="006F0E00" w:rsidRDefault="00000000">
            <w:pPr>
              <w:widowControl w:val="0"/>
              <w:spacing w:after="120"/>
              <w:jc w:val="both"/>
            </w:pPr>
            <w:r>
              <w:t>Đối với đề tài VoiceAI này, chúng tôi nhận được sự hợp tác rất lớn từ Khoa Nội thần Kinh của bệnh viện Quân Y 175, mà cụ thể đó chính là sự hợp tác của nhóm nghiên cứu của Bác sĩ Hoàng Tiến Trọng Nghĩa.</w:t>
            </w:r>
          </w:p>
          <w:p w14:paraId="2D5B24D0" w14:textId="77777777" w:rsidR="006F0E00" w:rsidRDefault="00000000">
            <w:pPr>
              <w:spacing w:after="120"/>
            </w:pPr>
            <w:r>
              <w:t xml:space="preserve">Trong nghiên cứu lần này, nhóm tôi đã nhận được sự hỗ trợ rất lớn từ phía bệnh viện Quân Y 175 ở những mục sau: </w:t>
            </w:r>
          </w:p>
          <w:p w14:paraId="1CA00240" w14:textId="77777777" w:rsidR="006F0E00" w:rsidRDefault="00000000">
            <w:pPr>
              <w:widowControl w:val="0"/>
              <w:numPr>
                <w:ilvl w:val="0"/>
                <w:numId w:val="1"/>
              </w:numPr>
              <w:pBdr>
                <w:top w:val="nil"/>
                <w:left w:val="nil"/>
                <w:bottom w:val="nil"/>
                <w:right w:val="nil"/>
                <w:between w:val="nil"/>
              </w:pBdr>
              <w:jc w:val="both"/>
              <w:rPr>
                <w:color w:val="000000"/>
              </w:rPr>
            </w:pPr>
            <w:r>
              <w:rPr>
                <w:color w:val="000000"/>
              </w:rPr>
              <w:t xml:space="preserve">Đề xuất, góp ý và hỗ trợ chỉnh sửa đề cương khoa học trước khi tiến hành thực hiện nghiên cứu </w:t>
            </w:r>
          </w:p>
          <w:p w14:paraId="41831E0D" w14:textId="77777777" w:rsidR="006F0E00" w:rsidRDefault="00000000">
            <w:pPr>
              <w:widowControl w:val="0"/>
              <w:numPr>
                <w:ilvl w:val="0"/>
                <w:numId w:val="1"/>
              </w:numPr>
              <w:pBdr>
                <w:top w:val="nil"/>
                <w:left w:val="nil"/>
                <w:bottom w:val="nil"/>
                <w:right w:val="nil"/>
                <w:between w:val="nil"/>
              </w:pBdr>
              <w:jc w:val="both"/>
              <w:rPr>
                <w:color w:val="000000"/>
              </w:rPr>
            </w:pPr>
            <w:r>
              <w:rPr>
                <w:color w:val="000000"/>
              </w:rPr>
              <w:t>Hỗ trợ xin Y Đức ở Hội đồng Y Đức tại bệnh viện Quân Y 175</w:t>
            </w:r>
          </w:p>
          <w:p w14:paraId="5E24B987" w14:textId="77777777" w:rsidR="006F0E00" w:rsidRDefault="00000000">
            <w:pPr>
              <w:widowControl w:val="0"/>
              <w:numPr>
                <w:ilvl w:val="0"/>
                <w:numId w:val="1"/>
              </w:numPr>
              <w:pBdr>
                <w:top w:val="nil"/>
                <w:left w:val="nil"/>
                <w:bottom w:val="nil"/>
                <w:right w:val="nil"/>
                <w:between w:val="nil"/>
              </w:pBdr>
              <w:jc w:val="both"/>
              <w:rPr>
                <w:color w:val="000000"/>
              </w:rPr>
            </w:pPr>
            <w:r>
              <w:rPr>
                <w:color w:val="000000"/>
              </w:rPr>
              <w:t>Hỗ trợ nghiên cứu và đề xuất bộ tiêu chuẩn tuyển chọn đối tượng bệnh nhân MCI tham gia nghiên cứu</w:t>
            </w:r>
          </w:p>
          <w:p w14:paraId="41EE63F5" w14:textId="77777777" w:rsidR="006F0E00" w:rsidRDefault="00000000">
            <w:pPr>
              <w:widowControl w:val="0"/>
              <w:numPr>
                <w:ilvl w:val="0"/>
                <w:numId w:val="1"/>
              </w:numPr>
              <w:pBdr>
                <w:top w:val="nil"/>
                <w:left w:val="nil"/>
                <w:bottom w:val="nil"/>
                <w:right w:val="nil"/>
                <w:between w:val="nil"/>
              </w:pBdr>
              <w:spacing w:after="120"/>
              <w:jc w:val="both"/>
              <w:rPr>
                <w:color w:val="000000"/>
              </w:rPr>
            </w:pPr>
            <w:r>
              <w:rPr>
                <w:color w:val="000000"/>
              </w:rPr>
              <w:t xml:space="preserve">Hỗ trợ tuyển đối tượng tham gia nghiên cứu từ nguồn bệnh nhân đến và thăm khám tại bệnh viện Quân Y 175 </w:t>
            </w:r>
          </w:p>
        </w:tc>
      </w:tr>
      <w:tr w:rsidR="006F0E00" w14:paraId="5820906F" w14:textId="77777777">
        <w:trPr>
          <w:cantSplit/>
          <w:trHeight w:val="494"/>
        </w:trPr>
        <w:tc>
          <w:tcPr>
            <w:tcW w:w="1378" w:type="dxa"/>
            <w:tcBorders>
              <w:top w:val="single" w:sz="6" w:space="0" w:color="000000"/>
              <w:left w:val="single" w:sz="6" w:space="0" w:color="000000"/>
              <w:bottom w:val="single" w:sz="6" w:space="0" w:color="000000"/>
              <w:right w:val="single" w:sz="6" w:space="0" w:color="000000"/>
            </w:tcBorders>
          </w:tcPr>
          <w:p w14:paraId="77CE5B44" w14:textId="77777777" w:rsidR="006F0E00" w:rsidRDefault="00000000">
            <w:pPr>
              <w:widowControl w:val="0"/>
              <w:spacing w:before="60" w:after="60" w:line="276" w:lineRule="auto"/>
              <w:ind w:left="-108" w:right="-162"/>
              <w:jc w:val="center"/>
              <w:rPr>
                <w:b/>
                <w:sz w:val="24"/>
                <w:szCs w:val="24"/>
              </w:rPr>
            </w:pPr>
            <w:r>
              <w:rPr>
                <w:b/>
                <w:sz w:val="24"/>
                <w:szCs w:val="24"/>
              </w:rPr>
              <w:lastRenderedPageBreak/>
              <w:t>20</w:t>
            </w:r>
          </w:p>
        </w:tc>
        <w:tc>
          <w:tcPr>
            <w:tcW w:w="8267" w:type="dxa"/>
            <w:gridSpan w:val="6"/>
            <w:tcBorders>
              <w:top w:val="single" w:sz="6" w:space="0" w:color="000000"/>
              <w:left w:val="single" w:sz="6" w:space="0" w:color="000000"/>
              <w:right w:val="single" w:sz="6" w:space="0" w:color="000000"/>
            </w:tcBorders>
          </w:tcPr>
          <w:p w14:paraId="429043A7" w14:textId="77777777" w:rsidR="006F0E00" w:rsidRDefault="00000000">
            <w:pPr>
              <w:widowControl w:val="0"/>
              <w:spacing w:before="60" w:after="60" w:line="276" w:lineRule="auto"/>
              <w:rPr>
                <w:i/>
                <w:sz w:val="24"/>
                <w:szCs w:val="24"/>
              </w:rPr>
            </w:pPr>
            <w:r>
              <w:rPr>
                <w:b/>
                <w:sz w:val="24"/>
                <w:szCs w:val="24"/>
              </w:rPr>
              <w:t xml:space="preserve">Phương án hợp tác quốc tế </w:t>
            </w:r>
            <w:r>
              <w:rPr>
                <w:i/>
                <w:sz w:val="24"/>
                <w:szCs w:val="24"/>
              </w:rPr>
              <w:t>(nếu có)</w:t>
            </w:r>
          </w:p>
          <w:p w14:paraId="33803290" w14:textId="77777777" w:rsidR="006F0E00" w:rsidRDefault="00000000">
            <w:pPr>
              <w:widowControl w:val="0"/>
              <w:spacing w:before="60" w:after="60" w:line="276" w:lineRule="auto"/>
              <w:rPr>
                <w:b/>
                <w:sz w:val="24"/>
                <w:szCs w:val="24"/>
              </w:rPr>
            </w:pPr>
            <w:r>
              <w:rPr>
                <w:i/>
                <w:sz w:val="24"/>
                <w:szCs w:val="24"/>
              </w:rPr>
              <w:t>(Trình bày rõ phương án phối hợp: tên đối tác nước ngoài; nội dung đã hợp tác- đối với đối tác đã có hợp tác từ trước; nội dung cần hợp tác trong khuôn khổ đề tài; hình thức thực hiện. Phân tích rõ lý do cần hợp tác và dự kiến kết quả hợp tác, tác động của hợp tác đối với kết quả của đề tài)</w:t>
            </w:r>
          </w:p>
        </w:tc>
      </w:tr>
      <w:tr w:rsidR="006F0E00" w14:paraId="018533C3" w14:textId="77777777">
        <w:trPr>
          <w:cantSplit/>
          <w:trHeight w:val="65"/>
        </w:trPr>
        <w:tc>
          <w:tcPr>
            <w:tcW w:w="9645" w:type="dxa"/>
            <w:gridSpan w:val="7"/>
            <w:tcBorders>
              <w:left w:val="single" w:sz="6" w:space="0" w:color="000000"/>
              <w:bottom w:val="single" w:sz="6" w:space="0" w:color="000000"/>
              <w:right w:val="single" w:sz="6" w:space="0" w:color="000000"/>
            </w:tcBorders>
          </w:tcPr>
          <w:p w14:paraId="7451CF28" w14:textId="77777777" w:rsidR="006F0E00" w:rsidRDefault="006F0E00">
            <w:pPr>
              <w:widowControl w:val="0"/>
              <w:spacing w:before="60" w:after="60" w:line="276" w:lineRule="auto"/>
              <w:jc w:val="both"/>
              <w:rPr>
                <w:b/>
                <w:sz w:val="24"/>
                <w:szCs w:val="24"/>
              </w:rPr>
            </w:pPr>
          </w:p>
        </w:tc>
      </w:tr>
      <w:tr w:rsidR="006F0E00" w14:paraId="702F6910" w14:textId="77777777">
        <w:tc>
          <w:tcPr>
            <w:tcW w:w="2755" w:type="dxa"/>
            <w:gridSpan w:val="2"/>
            <w:tcBorders>
              <w:top w:val="single" w:sz="6" w:space="0" w:color="000000"/>
              <w:left w:val="single" w:sz="6" w:space="0" w:color="000000"/>
              <w:bottom w:val="single" w:sz="6" w:space="0" w:color="000000"/>
              <w:right w:val="single" w:sz="6" w:space="0" w:color="000000"/>
            </w:tcBorders>
          </w:tcPr>
          <w:p w14:paraId="6E1F67A0" w14:textId="77777777" w:rsidR="006F0E00" w:rsidRDefault="00000000">
            <w:pPr>
              <w:widowControl w:val="0"/>
              <w:spacing w:before="60" w:after="60" w:line="276" w:lineRule="auto"/>
              <w:ind w:right="-150"/>
              <w:rPr>
                <w:b/>
                <w:sz w:val="24"/>
                <w:szCs w:val="24"/>
              </w:rPr>
            </w:pPr>
            <w:r>
              <w:rPr>
                <w:b/>
                <w:sz w:val="24"/>
                <w:szCs w:val="24"/>
              </w:rPr>
              <w:t>21</w:t>
            </w:r>
          </w:p>
        </w:tc>
        <w:tc>
          <w:tcPr>
            <w:tcW w:w="6890" w:type="dxa"/>
            <w:gridSpan w:val="5"/>
            <w:tcBorders>
              <w:top w:val="single" w:sz="6" w:space="0" w:color="000000"/>
              <w:left w:val="single" w:sz="6" w:space="0" w:color="000000"/>
              <w:bottom w:val="single" w:sz="6" w:space="0" w:color="000000"/>
              <w:right w:val="single" w:sz="6" w:space="0" w:color="000000"/>
            </w:tcBorders>
          </w:tcPr>
          <w:p w14:paraId="45D75046" w14:textId="77777777" w:rsidR="006F0E00" w:rsidRDefault="00000000">
            <w:pPr>
              <w:widowControl w:val="0"/>
              <w:spacing w:before="60" w:after="60" w:line="276" w:lineRule="auto"/>
              <w:rPr>
                <w:b/>
                <w:sz w:val="24"/>
                <w:szCs w:val="24"/>
              </w:rPr>
            </w:pPr>
            <w:r>
              <w:rPr>
                <w:b/>
                <w:sz w:val="24"/>
                <w:szCs w:val="24"/>
              </w:rPr>
              <w:t xml:space="preserve">Tiến độ thực hiện </w:t>
            </w:r>
          </w:p>
        </w:tc>
      </w:tr>
      <w:tr w:rsidR="006F0E00" w14:paraId="7876AD08" w14:textId="77777777">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65DE90A2" w14:textId="77777777" w:rsidR="006F0E00" w:rsidRDefault="006F0E00">
            <w:pPr>
              <w:spacing w:before="60" w:after="60" w:line="276" w:lineRule="auto"/>
              <w:rPr>
                <w:b/>
                <w:sz w:val="24"/>
                <w:szCs w:val="24"/>
              </w:rPr>
            </w:pPr>
          </w:p>
        </w:tc>
        <w:tc>
          <w:tcPr>
            <w:tcW w:w="1379" w:type="dxa"/>
            <w:tcBorders>
              <w:top w:val="single" w:sz="6" w:space="0" w:color="000000"/>
              <w:left w:val="single" w:sz="6" w:space="0" w:color="000000"/>
              <w:bottom w:val="single" w:sz="6" w:space="0" w:color="000000"/>
              <w:right w:val="single" w:sz="6" w:space="0" w:color="000000"/>
            </w:tcBorders>
            <w:vAlign w:val="center"/>
          </w:tcPr>
          <w:p w14:paraId="265F8094" w14:textId="77777777" w:rsidR="006F0E00" w:rsidRDefault="00000000">
            <w:pPr>
              <w:spacing w:before="60" w:after="60" w:line="276" w:lineRule="auto"/>
              <w:jc w:val="both"/>
              <w:rPr>
                <w:b/>
                <w:sz w:val="24"/>
                <w:szCs w:val="24"/>
              </w:rPr>
            </w:pPr>
            <w:r>
              <w:rPr>
                <w:b/>
                <w:sz w:val="24"/>
                <w:szCs w:val="24"/>
              </w:rPr>
              <w:t>Các nội dung, công việc</w:t>
            </w:r>
            <w:r>
              <w:rPr>
                <w:b/>
                <w:sz w:val="24"/>
                <w:szCs w:val="24"/>
              </w:rPr>
              <w:br/>
              <w:t xml:space="preserve"> chủ yếu cần được thực hiện; các mốc đánh giá chủ yếu</w:t>
            </w:r>
          </w:p>
        </w:tc>
        <w:tc>
          <w:tcPr>
            <w:tcW w:w="1377" w:type="dxa"/>
            <w:tcBorders>
              <w:top w:val="single" w:sz="6" w:space="0" w:color="000000"/>
              <w:left w:val="single" w:sz="6" w:space="0" w:color="000000"/>
              <w:bottom w:val="single" w:sz="6" w:space="0" w:color="000000"/>
              <w:right w:val="single" w:sz="6" w:space="0" w:color="000000"/>
            </w:tcBorders>
            <w:vAlign w:val="center"/>
          </w:tcPr>
          <w:p w14:paraId="38D46C8E" w14:textId="77777777" w:rsidR="006F0E00" w:rsidRDefault="00000000">
            <w:pPr>
              <w:spacing w:before="60" w:after="60" w:line="276" w:lineRule="auto"/>
              <w:jc w:val="both"/>
              <w:rPr>
                <w:b/>
                <w:sz w:val="24"/>
                <w:szCs w:val="24"/>
              </w:rPr>
            </w:pPr>
            <w:r>
              <w:rPr>
                <w:b/>
                <w:sz w:val="24"/>
                <w:szCs w:val="24"/>
              </w:rPr>
              <w:t xml:space="preserve"> Kết quả phải đạt    </w:t>
            </w:r>
          </w:p>
        </w:tc>
        <w:tc>
          <w:tcPr>
            <w:tcW w:w="1379" w:type="dxa"/>
            <w:tcBorders>
              <w:top w:val="single" w:sz="6" w:space="0" w:color="000000"/>
              <w:left w:val="single" w:sz="6" w:space="0" w:color="000000"/>
              <w:bottom w:val="single" w:sz="6" w:space="0" w:color="000000"/>
              <w:right w:val="single" w:sz="6" w:space="0" w:color="000000"/>
            </w:tcBorders>
            <w:vAlign w:val="center"/>
          </w:tcPr>
          <w:p w14:paraId="485565AB" w14:textId="77777777" w:rsidR="006F0E00" w:rsidRDefault="00000000">
            <w:pPr>
              <w:spacing w:before="60" w:after="60" w:line="276" w:lineRule="auto"/>
              <w:jc w:val="center"/>
              <w:rPr>
                <w:b/>
                <w:sz w:val="24"/>
                <w:szCs w:val="24"/>
              </w:rPr>
            </w:pPr>
            <w:r>
              <w:rPr>
                <w:b/>
                <w:sz w:val="24"/>
                <w:szCs w:val="24"/>
              </w:rPr>
              <w:t xml:space="preserve">Thời gian </w:t>
            </w:r>
            <w:r>
              <w:rPr>
                <w:sz w:val="24"/>
                <w:szCs w:val="24"/>
              </w:rPr>
              <w:t>(bắt đầu,</w:t>
            </w:r>
            <w:r>
              <w:rPr>
                <w:sz w:val="24"/>
                <w:szCs w:val="24"/>
              </w:rPr>
              <w:br/>
              <w:t xml:space="preserve"> kết thúc)</w:t>
            </w:r>
          </w:p>
        </w:tc>
        <w:tc>
          <w:tcPr>
            <w:tcW w:w="1377" w:type="dxa"/>
            <w:tcBorders>
              <w:top w:val="single" w:sz="6" w:space="0" w:color="000000"/>
              <w:left w:val="single" w:sz="6" w:space="0" w:color="000000"/>
              <w:bottom w:val="single" w:sz="6" w:space="0" w:color="000000"/>
              <w:right w:val="single" w:sz="4" w:space="0" w:color="000000"/>
            </w:tcBorders>
            <w:vAlign w:val="center"/>
          </w:tcPr>
          <w:p w14:paraId="0F2A220C" w14:textId="77777777" w:rsidR="006F0E00" w:rsidRDefault="00000000">
            <w:pPr>
              <w:spacing w:before="60" w:after="60" w:line="276" w:lineRule="auto"/>
              <w:jc w:val="center"/>
              <w:rPr>
                <w:b/>
                <w:sz w:val="24"/>
                <w:szCs w:val="24"/>
              </w:rPr>
            </w:pPr>
            <w:r>
              <w:rPr>
                <w:b/>
                <w:sz w:val="24"/>
                <w:szCs w:val="24"/>
              </w:rPr>
              <w:t xml:space="preserve">Cá nhân, </w:t>
            </w:r>
            <w:r>
              <w:rPr>
                <w:b/>
                <w:sz w:val="24"/>
                <w:szCs w:val="24"/>
              </w:rPr>
              <w:br/>
              <w:t xml:space="preserve">tổ chức </w:t>
            </w:r>
            <w:r>
              <w:rPr>
                <w:b/>
                <w:sz w:val="24"/>
                <w:szCs w:val="24"/>
              </w:rPr>
              <w:br/>
              <w:t>thực hiện*</w:t>
            </w:r>
          </w:p>
        </w:tc>
        <w:tc>
          <w:tcPr>
            <w:tcW w:w="1378" w:type="dxa"/>
            <w:tcBorders>
              <w:top w:val="single" w:sz="6" w:space="0" w:color="000000"/>
              <w:left w:val="single" w:sz="4" w:space="0" w:color="000000"/>
              <w:bottom w:val="single" w:sz="6" w:space="0" w:color="000000"/>
              <w:right w:val="single" w:sz="6" w:space="0" w:color="000000"/>
            </w:tcBorders>
            <w:vAlign w:val="center"/>
          </w:tcPr>
          <w:p w14:paraId="5E68E06D" w14:textId="77777777" w:rsidR="006F0E00" w:rsidRDefault="00000000">
            <w:pPr>
              <w:spacing w:before="60" w:after="60" w:line="276" w:lineRule="auto"/>
              <w:jc w:val="center"/>
              <w:rPr>
                <w:b/>
                <w:sz w:val="24"/>
                <w:szCs w:val="24"/>
              </w:rPr>
            </w:pPr>
            <w:r>
              <w:rPr>
                <w:b/>
                <w:sz w:val="40"/>
                <w:szCs w:val="40"/>
                <w:vertAlign w:val="subscript"/>
              </w:rPr>
              <w:t xml:space="preserve">Dự kiến </w:t>
            </w:r>
            <w:r>
              <w:rPr>
                <w:b/>
                <w:sz w:val="40"/>
                <w:szCs w:val="40"/>
                <w:vertAlign w:val="subscript"/>
              </w:rPr>
              <w:br/>
              <w:t>kinh phí</w:t>
            </w:r>
          </w:p>
        </w:tc>
      </w:tr>
      <w:tr w:rsidR="006F0E00" w14:paraId="1A274C5E" w14:textId="77777777">
        <w:tc>
          <w:tcPr>
            <w:tcW w:w="2755" w:type="dxa"/>
            <w:gridSpan w:val="2"/>
            <w:tcBorders>
              <w:top w:val="single" w:sz="6" w:space="0" w:color="000000"/>
              <w:left w:val="single" w:sz="6" w:space="0" w:color="000000"/>
              <w:bottom w:val="single" w:sz="6" w:space="0" w:color="000000"/>
              <w:right w:val="single" w:sz="6" w:space="0" w:color="000000"/>
            </w:tcBorders>
          </w:tcPr>
          <w:p w14:paraId="7BD8FA46" w14:textId="77777777" w:rsidR="006F0E00" w:rsidRDefault="00000000">
            <w:pPr>
              <w:spacing w:before="60" w:after="60" w:line="276" w:lineRule="auto"/>
              <w:ind w:left="-108" w:right="-150"/>
              <w:jc w:val="center"/>
              <w:rPr>
                <w:i/>
                <w:sz w:val="24"/>
                <w:szCs w:val="24"/>
              </w:rPr>
            </w:pPr>
            <w:r>
              <w:rPr>
                <w:i/>
                <w:sz w:val="24"/>
                <w:szCs w:val="24"/>
              </w:rPr>
              <w:t>(1)</w:t>
            </w:r>
          </w:p>
        </w:tc>
        <w:tc>
          <w:tcPr>
            <w:tcW w:w="1379" w:type="dxa"/>
            <w:tcBorders>
              <w:top w:val="single" w:sz="6" w:space="0" w:color="000000"/>
              <w:left w:val="single" w:sz="6" w:space="0" w:color="000000"/>
              <w:bottom w:val="single" w:sz="6" w:space="0" w:color="000000"/>
              <w:right w:val="single" w:sz="6" w:space="0" w:color="000000"/>
            </w:tcBorders>
          </w:tcPr>
          <w:p w14:paraId="4E063EB3" w14:textId="77777777" w:rsidR="006F0E00" w:rsidRDefault="00000000">
            <w:pPr>
              <w:spacing w:before="60" w:after="60" w:line="276" w:lineRule="auto"/>
              <w:jc w:val="center"/>
              <w:rPr>
                <w:i/>
                <w:sz w:val="24"/>
                <w:szCs w:val="24"/>
              </w:rPr>
            </w:pPr>
            <w:r>
              <w:rPr>
                <w:i/>
                <w:sz w:val="24"/>
                <w:szCs w:val="24"/>
              </w:rPr>
              <w:t>(2)</w:t>
            </w:r>
          </w:p>
        </w:tc>
        <w:tc>
          <w:tcPr>
            <w:tcW w:w="1377" w:type="dxa"/>
            <w:tcBorders>
              <w:top w:val="single" w:sz="6" w:space="0" w:color="000000"/>
              <w:left w:val="single" w:sz="6" w:space="0" w:color="000000"/>
              <w:bottom w:val="single" w:sz="6" w:space="0" w:color="000000"/>
              <w:right w:val="single" w:sz="6" w:space="0" w:color="000000"/>
            </w:tcBorders>
          </w:tcPr>
          <w:p w14:paraId="60A028D3" w14:textId="77777777" w:rsidR="006F0E00" w:rsidRDefault="00000000">
            <w:pPr>
              <w:spacing w:before="60" w:after="60" w:line="276" w:lineRule="auto"/>
              <w:jc w:val="both"/>
              <w:rPr>
                <w:i/>
                <w:sz w:val="24"/>
                <w:szCs w:val="24"/>
              </w:rPr>
            </w:pPr>
            <w:r>
              <w:rPr>
                <w:i/>
                <w:sz w:val="24"/>
                <w:szCs w:val="24"/>
              </w:rPr>
              <w:t>(3)</w:t>
            </w:r>
          </w:p>
        </w:tc>
        <w:tc>
          <w:tcPr>
            <w:tcW w:w="1379" w:type="dxa"/>
            <w:tcBorders>
              <w:top w:val="single" w:sz="6" w:space="0" w:color="000000"/>
              <w:left w:val="single" w:sz="6" w:space="0" w:color="000000"/>
              <w:bottom w:val="single" w:sz="6" w:space="0" w:color="000000"/>
              <w:right w:val="single" w:sz="6" w:space="0" w:color="000000"/>
            </w:tcBorders>
          </w:tcPr>
          <w:p w14:paraId="7B4B11A6" w14:textId="77777777" w:rsidR="006F0E00" w:rsidRDefault="00000000">
            <w:pPr>
              <w:spacing w:before="60" w:after="60" w:line="276" w:lineRule="auto"/>
              <w:jc w:val="center"/>
              <w:rPr>
                <w:i/>
                <w:sz w:val="24"/>
                <w:szCs w:val="24"/>
              </w:rPr>
            </w:pPr>
            <w:r>
              <w:rPr>
                <w:i/>
                <w:sz w:val="24"/>
                <w:szCs w:val="24"/>
              </w:rPr>
              <w:t>(4)</w:t>
            </w:r>
          </w:p>
        </w:tc>
        <w:tc>
          <w:tcPr>
            <w:tcW w:w="1377" w:type="dxa"/>
            <w:tcBorders>
              <w:top w:val="single" w:sz="6" w:space="0" w:color="000000"/>
              <w:left w:val="single" w:sz="6" w:space="0" w:color="000000"/>
              <w:bottom w:val="single" w:sz="6" w:space="0" w:color="000000"/>
              <w:right w:val="single" w:sz="4" w:space="0" w:color="000000"/>
            </w:tcBorders>
          </w:tcPr>
          <w:p w14:paraId="09F0F5D5" w14:textId="77777777" w:rsidR="006F0E00" w:rsidRDefault="00000000">
            <w:pPr>
              <w:spacing w:before="60" w:after="60" w:line="276" w:lineRule="auto"/>
              <w:jc w:val="center"/>
              <w:rPr>
                <w:i/>
                <w:sz w:val="24"/>
                <w:szCs w:val="24"/>
              </w:rPr>
            </w:pPr>
            <w:r>
              <w:rPr>
                <w:i/>
                <w:sz w:val="24"/>
                <w:szCs w:val="24"/>
              </w:rPr>
              <w:t>(5)</w:t>
            </w:r>
          </w:p>
        </w:tc>
        <w:tc>
          <w:tcPr>
            <w:tcW w:w="1378" w:type="dxa"/>
            <w:tcBorders>
              <w:top w:val="single" w:sz="6" w:space="0" w:color="000000"/>
              <w:left w:val="single" w:sz="4" w:space="0" w:color="000000"/>
              <w:bottom w:val="single" w:sz="6" w:space="0" w:color="000000"/>
              <w:right w:val="single" w:sz="6" w:space="0" w:color="000000"/>
            </w:tcBorders>
          </w:tcPr>
          <w:p w14:paraId="7C13AED6" w14:textId="77777777" w:rsidR="006F0E00" w:rsidRDefault="00000000">
            <w:pPr>
              <w:spacing w:before="60" w:after="60" w:line="276" w:lineRule="auto"/>
              <w:jc w:val="center"/>
              <w:rPr>
                <w:i/>
                <w:sz w:val="24"/>
                <w:szCs w:val="24"/>
              </w:rPr>
            </w:pPr>
            <w:r>
              <w:rPr>
                <w:i/>
                <w:sz w:val="24"/>
                <w:szCs w:val="24"/>
              </w:rPr>
              <w:t>(6)</w:t>
            </w:r>
          </w:p>
        </w:tc>
      </w:tr>
      <w:tr w:rsidR="006F0E00" w14:paraId="2967ABA4" w14:textId="77777777">
        <w:trPr>
          <w:trHeight w:val="592"/>
        </w:trPr>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70A9791A" w14:textId="77777777" w:rsidR="006F0E00" w:rsidRDefault="00000000">
            <w:pPr>
              <w:spacing w:before="60" w:after="60" w:line="276" w:lineRule="auto"/>
              <w:jc w:val="center"/>
            </w:pPr>
            <w:r>
              <w:t>1</w:t>
            </w:r>
          </w:p>
        </w:tc>
        <w:tc>
          <w:tcPr>
            <w:tcW w:w="1379" w:type="dxa"/>
            <w:tcBorders>
              <w:top w:val="single" w:sz="6" w:space="0" w:color="000000"/>
              <w:left w:val="single" w:sz="6" w:space="0" w:color="000000"/>
              <w:bottom w:val="single" w:sz="6" w:space="0" w:color="000000"/>
              <w:right w:val="single" w:sz="6" w:space="0" w:color="000000"/>
            </w:tcBorders>
            <w:vAlign w:val="center"/>
          </w:tcPr>
          <w:p w14:paraId="3097DB2C" w14:textId="77777777" w:rsidR="006F0E00" w:rsidRDefault="00000000">
            <w:pPr>
              <w:spacing w:before="60" w:after="60" w:line="276" w:lineRule="auto"/>
            </w:pPr>
            <w:r>
              <w:t>Nghiên cứu và đề xuất đề cương khoa học</w:t>
            </w:r>
          </w:p>
        </w:tc>
        <w:tc>
          <w:tcPr>
            <w:tcW w:w="1377" w:type="dxa"/>
            <w:tcBorders>
              <w:top w:val="single" w:sz="6" w:space="0" w:color="000000"/>
              <w:left w:val="single" w:sz="6" w:space="0" w:color="000000"/>
              <w:bottom w:val="single" w:sz="6" w:space="0" w:color="000000"/>
              <w:right w:val="single" w:sz="6" w:space="0" w:color="000000"/>
            </w:tcBorders>
            <w:vAlign w:val="center"/>
          </w:tcPr>
          <w:p w14:paraId="4CC00338" w14:textId="77777777" w:rsidR="006F0E00" w:rsidRDefault="00000000">
            <w:pPr>
              <w:spacing w:before="60" w:after="60" w:line="276" w:lineRule="auto"/>
            </w:pPr>
            <w:r>
              <w:t>Bộ đề cương nghiên cứu khoa học về dự án VoiceAI</w:t>
            </w:r>
          </w:p>
        </w:tc>
        <w:tc>
          <w:tcPr>
            <w:tcW w:w="1379" w:type="dxa"/>
            <w:tcBorders>
              <w:top w:val="single" w:sz="6" w:space="0" w:color="000000"/>
              <w:left w:val="single" w:sz="6" w:space="0" w:color="000000"/>
              <w:bottom w:val="single" w:sz="6" w:space="0" w:color="000000"/>
              <w:right w:val="single" w:sz="6" w:space="0" w:color="000000"/>
            </w:tcBorders>
            <w:vAlign w:val="center"/>
          </w:tcPr>
          <w:p w14:paraId="7D486C2F" w14:textId="77777777" w:rsidR="006F0E00" w:rsidRDefault="00000000">
            <w:pPr>
              <w:spacing w:before="60" w:after="60" w:line="276" w:lineRule="auto"/>
              <w:jc w:val="center"/>
            </w:pPr>
            <w:r>
              <w:t>02 – 06/2025</w:t>
            </w:r>
          </w:p>
        </w:tc>
        <w:tc>
          <w:tcPr>
            <w:tcW w:w="1377" w:type="dxa"/>
            <w:tcBorders>
              <w:top w:val="single" w:sz="6" w:space="0" w:color="000000"/>
              <w:left w:val="single" w:sz="6" w:space="0" w:color="000000"/>
              <w:bottom w:val="single" w:sz="6" w:space="0" w:color="000000"/>
              <w:right w:val="single" w:sz="4" w:space="0" w:color="000000"/>
            </w:tcBorders>
            <w:vAlign w:val="center"/>
          </w:tcPr>
          <w:p w14:paraId="5E6B360B" w14:textId="77777777" w:rsidR="006F0E00" w:rsidRDefault="00000000">
            <w:pPr>
              <w:spacing w:before="60" w:after="60" w:line="276" w:lineRule="auto"/>
              <w:jc w:val="center"/>
            </w:pPr>
            <w:r>
              <w:t>Chủ nhiệm đề tài và nhóm nghiên cứu</w:t>
            </w:r>
          </w:p>
        </w:tc>
        <w:tc>
          <w:tcPr>
            <w:tcW w:w="1378" w:type="dxa"/>
            <w:tcBorders>
              <w:top w:val="single" w:sz="6" w:space="0" w:color="000000"/>
              <w:left w:val="single" w:sz="4" w:space="0" w:color="000000"/>
              <w:bottom w:val="single" w:sz="6" w:space="0" w:color="000000"/>
              <w:right w:val="single" w:sz="6" w:space="0" w:color="000000"/>
            </w:tcBorders>
          </w:tcPr>
          <w:p w14:paraId="52051E49" w14:textId="77777777" w:rsidR="006F0E00" w:rsidRDefault="006F0E00">
            <w:pPr>
              <w:spacing w:before="60" w:after="60" w:line="276" w:lineRule="auto"/>
              <w:rPr>
                <w:sz w:val="24"/>
                <w:szCs w:val="24"/>
              </w:rPr>
            </w:pPr>
          </w:p>
        </w:tc>
      </w:tr>
      <w:tr w:rsidR="006F0E00" w14:paraId="3374F318" w14:textId="77777777">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0930733F" w14:textId="77777777" w:rsidR="006F0E00" w:rsidRDefault="00000000">
            <w:pPr>
              <w:spacing w:before="60" w:after="60" w:line="276" w:lineRule="auto"/>
              <w:jc w:val="center"/>
            </w:pPr>
            <w:r>
              <w:t>2</w:t>
            </w:r>
          </w:p>
        </w:tc>
        <w:tc>
          <w:tcPr>
            <w:tcW w:w="1379" w:type="dxa"/>
            <w:tcBorders>
              <w:top w:val="single" w:sz="6" w:space="0" w:color="000000"/>
              <w:left w:val="single" w:sz="6" w:space="0" w:color="000000"/>
              <w:bottom w:val="single" w:sz="6" w:space="0" w:color="000000"/>
              <w:right w:val="single" w:sz="6" w:space="0" w:color="000000"/>
            </w:tcBorders>
            <w:vAlign w:val="center"/>
          </w:tcPr>
          <w:p w14:paraId="22C1E200" w14:textId="77777777" w:rsidR="006F0E00" w:rsidRDefault="00000000">
            <w:pPr>
              <w:spacing w:before="60" w:after="60" w:line="276" w:lineRule="auto"/>
            </w:pPr>
            <w:r>
              <w:t>Chuẩn bị Hồ sơ cho Nghiên cứu</w:t>
            </w:r>
          </w:p>
        </w:tc>
        <w:tc>
          <w:tcPr>
            <w:tcW w:w="1377" w:type="dxa"/>
            <w:tcBorders>
              <w:top w:val="single" w:sz="6" w:space="0" w:color="000000"/>
              <w:left w:val="single" w:sz="6" w:space="0" w:color="000000"/>
              <w:bottom w:val="single" w:sz="6" w:space="0" w:color="000000"/>
              <w:right w:val="single" w:sz="6" w:space="0" w:color="000000"/>
            </w:tcBorders>
            <w:vAlign w:val="center"/>
          </w:tcPr>
          <w:p w14:paraId="0307D0A0" w14:textId="77777777" w:rsidR="006F0E00" w:rsidRDefault="00000000">
            <w:pPr>
              <w:spacing w:before="60" w:after="60" w:line="276" w:lineRule="auto"/>
            </w:pPr>
            <w:r>
              <w:t>Bộ hồ sơ cho đề tài bao gồm: (1) Thuyết minh đề tài (bản tiếng Việt), (2) Thuyết minh đề tài (bản tiếng Anh), (3) Hồ sơ Y Đức, (4) Lý lịch Khoa học của các thành viên nhóm nghiên cứu</w:t>
            </w:r>
          </w:p>
        </w:tc>
        <w:tc>
          <w:tcPr>
            <w:tcW w:w="1379" w:type="dxa"/>
            <w:tcBorders>
              <w:top w:val="single" w:sz="6" w:space="0" w:color="000000"/>
              <w:left w:val="single" w:sz="6" w:space="0" w:color="000000"/>
              <w:bottom w:val="single" w:sz="6" w:space="0" w:color="000000"/>
              <w:right w:val="single" w:sz="6" w:space="0" w:color="000000"/>
            </w:tcBorders>
            <w:vAlign w:val="center"/>
          </w:tcPr>
          <w:p w14:paraId="5DDB4D8F" w14:textId="77777777" w:rsidR="006F0E00" w:rsidRDefault="00000000">
            <w:pPr>
              <w:spacing w:before="60" w:after="60" w:line="276" w:lineRule="auto"/>
              <w:jc w:val="center"/>
            </w:pPr>
            <w:r>
              <w:t>02 – 06/2025</w:t>
            </w:r>
          </w:p>
        </w:tc>
        <w:tc>
          <w:tcPr>
            <w:tcW w:w="1377" w:type="dxa"/>
            <w:tcBorders>
              <w:top w:val="single" w:sz="6" w:space="0" w:color="000000"/>
              <w:left w:val="single" w:sz="6" w:space="0" w:color="000000"/>
              <w:bottom w:val="single" w:sz="6" w:space="0" w:color="000000"/>
              <w:right w:val="single" w:sz="4" w:space="0" w:color="000000"/>
            </w:tcBorders>
            <w:vAlign w:val="center"/>
          </w:tcPr>
          <w:p w14:paraId="413B5313" w14:textId="77777777" w:rsidR="006F0E00" w:rsidRDefault="00000000">
            <w:pPr>
              <w:spacing w:before="60" w:after="60" w:line="276" w:lineRule="auto"/>
              <w:jc w:val="center"/>
            </w:pPr>
            <w:r>
              <w:t>Chủ nhiệm đề tài và nhóm nghiên cứu</w:t>
            </w:r>
          </w:p>
        </w:tc>
        <w:tc>
          <w:tcPr>
            <w:tcW w:w="1378" w:type="dxa"/>
            <w:tcBorders>
              <w:top w:val="single" w:sz="6" w:space="0" w:color="000000"/>
              <w:left w:val="single" w:sz="4" w:space="0" w:color="000000"/>
              <w:bottom w:val="single" w:sz="6" w:space="0" w:color="000000"/>
              <w:right w:val="single" w:sz="6" w:space="0" w:color="000000"/>
            </w:tcBorders>
          </w:tcPr>
          <w:p w14:paraId="1BEECE81" w14:textId="77777777" w:rsidR="006F0E00" w:rsidRDefault="006F0E00">
            <w:pPr>
              <w:spacing w:before="60" w:after="60" w:line="276" w:lineRule="auto"/>
              <w:rPr>
                <w:sz w:val="24"/>
                <w:szCs w:val="24"/>
              </w:rPr>
            </w:pPr>
          </w:p>
        </w:tc>
      </w:tr>
      <w:tr w:rsidR="006F0E00" w14:paraId="78E5AF71" w14:textId="77777777">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289EBD75" w14:textId="77777777" w:rsidR="006F0E00" w:rsidRDefault="00000000">
            <w:pPr>
              <w:spacing w:before="60" w:after="60" w:line="276" w:lineRule="auto"/>
              <w:jc w:val="center"/>
            </w:pPr>
            <w:r>
              <w:t>3</w:t>
            </w:r>
          </w:p>
        </w:tc>
        <w:tc>
          <w:tcPr>
            <w:tcW w:w="1379" w:type="dxa"/>
            <w:tcBorders>
              <w:top w:val="single" w:sz="6" w:space="0" w:color="000000"/>
              <w:left w:val="single" w:sz="6" w:space="0" w:color="000000"/>
              <w:bottom w:val="single" w:sz="6" w:space="0" w:color="000000"/>
              <w:right w:val="single" w:sz="6" w:space="0" w:color="000000"/>
            </w:tcBorders>
            <w:vAlign w:val="center"/>
          </w:tcPr>
          <w:p w14:paraId="6CD6EDE5" w14:textId="77777777" w:rsidR="006F0E00" w:rsidRDefault="00000000">
            <w:pPr>
              <w:spacing w:before="60" w:after="60" w:line="276" w:lineRule="auto"/>
            </w:pPr>
            <w:r>
              <w:t>Nộp hồ sơ Y Đức</w:t>
            </w:r>
          </w:p>
        </w:tc>
        <w:tc>
          <w:tcPr>
            <w:tcW w:w="1377" w:type="dxa"/>
            <w:tcBorders>
              <w:top w:val="single" w:sz="6" w:space="0" w:color="000000"/>
              <w:left w:val="single" w:sz="6" w:space="0" w:color="000000"/>
              <w:bottom w:val="single" w:sz="6" w:space="0" w:color="000000"/>
              <w:right w:val="single" w:sz="6" w:space="0" w:color="000000"/>
            </w:tcBorders>
            <w:vAlign w:val="center"/>
          </w:tcPr>
          <w:p w14:paraId="0C715378" w14:textId="77777777" w:rsidR="006F0E00" w:rsidRDefault="00000000">
            <w:pPr>
              <w:spacing w:before="60" w:after="60" w:line="276" w:lineRule="auto"/>
            </w:pPr>
            <w:r>
              <w:t>Sự cho phép nghiên cứu từ hội đồng Y Đức tại bệnh viện Quân Y 175</w:t>
            </w:r>
          </w:p>
        </w:tc>
        <w:tc>
          <w:tcPr>
            <w:tcW w:w="1379" w:type="dxa"/>
            <w:tcBorders>
              <w:top w:val="single" w:sz="6" w:space="0" w:color="000000"/>
              <w:left w:val="single" w:sz="6" w:space="0" w:color="000000"/>
              <w:bottom w:val="single" w:sz="6" w:space="0" w:color="000000"/>
              <w:right w:val="single" w:sz="6" w:space="0" w:color="000000"/>
            </w:tcBorders>
            <w:vAlign w:val="center"/>
          </w:tcPr>
          <w:p w14:paraId="729BDE02" w14:textId="77777777" w:rsidR="006F0E00" w:rsidRDefault="00000000">
            <w:pPr>
              <w:spacing w:before="60" w:after="60" w:line="276" w:lineRule="auto"/>
              <w:jc w:val="center"/>
            </w:pPr>
            <w:r>
              <w:t>04/2025</w:t>
            </w:r>
          </w:p>
        </w:tc>
        <w:tc>
          <w:tcPr>
            <w:tcW w:w="1377" w:type="dxa"/>
            <w:tcBorders>
              <w:top w:val="single" w:sz="6" w:space="0" w:color="000000"/>
              <w:left w:val="single" w:sz="6" w:space="0" w:color="000000"/>
              <w:bottom w:val="single" w:sz="6" w:space="0" w:color="000000"/>
              <w:right w:val="single" w:sz="4" w:space="0" w:color="000000"/>
            </w:tcBorders>
            <w:vAlign w:val="center"/>
          </w:tcPr>
          <w:p w14:paraId="60A0F480" w14:textId="77777777" w:rsidR="006F0E00" w:rsidRDefault="00000000">
            <w:pPr>
              <w:spacing w:before="60" w:after="60" w:line="276" w:lineRule="auto"/>
              <w:jc w:val="center"/>
            </w:pPr>
            <w:r>
              <w:t xml:space="preserve">Chủ nhiệm đề tài, nhóm nghiên cứu và nhóm đồng nghiên cứu đến từ bệnh </w:t>
            </w:r>
            <w:r>
              <w:lastRenderedPageBreak/>
              <w:t>viện Quân Y 175</w:t>
            </w:r>
          </w:p>
        </w:tc>
        <w:tc>
          <w:tcPr>
            <w:tcW w:w="1378" w:type="dxa"/>
            <w:tcBorders>
              <w:top w:val="single" w:sz="6" w:space="0" w:color="000000"/>
              <w:left w:val="single" w:sz="4" w:space="0" w:color="000000"/>
              <w:bottom w:val="single" w:sz="6" w:space="0" w:color="000000"/>
              <w:right w:val="single" w:sz="6" w:space="0" w:color="000000"/>
            </w:tcBorders>
          </w:tcPr>
          <w:p w14:paraId="19D0C36B" w14:textId="77777777" w:rsidR="006F0E00" w:rsidRDefault="006F0E00">
            <w:pPr>
              <w:spacing w:before="60" w:after="60" w:line="276" w:lineRule="auto"/>
              <w:rPr>
                <w:sz w:val="24"/>
                <w:szCs w:val="24"/>
              </w:rPr>
            </w:pPr>
          </w:p>
        </w:tc>
      </w:tr>
      <w:tr w:rsidR="006F0E00" w14:paraId="48D217FD" w14:textId="77777777">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1E887E82" w14:textId="77777777" w:rsidR="006F0E00" w:rsidRDefault="00000000">
            <w:pPr>
              <w:spacing w:before="60" w:after="60" w:line="276" w:lineRule="auto"/>
              <w:jc w:val="center"/>
            </w:pPr>
            <w:r>
              <w:t>4</w:t>
            </w:r>
          </w:p>
        </w:tc>
        <w:tc>
          <w:tcPr>
            <w:tcW w:w="1379" w:type="dxa"/>
            <w:tcBorders>
              <w:top w:val="single" w:sz="6" w:space="0" w:color="000000"/>
              <w:left w:val="single" w:sz="6" w:space="0" w:color="000000"/>
              <w:bottom w:val="single" w:sz="6" w:space="0" w:color="000000"/>
              <w:right w:val="single" w:sz="6" w:space="0" w:color="000000"/>
            </w:tcBorders>
            <w:vAlign w:val="center"/>
          </w:tcPr>
          <w:p w14:paraId="756A0FD3" w14:textId="77777777" w:rsidR="006F0E00" w:rsidRDefault="00000000">
            <w:pPr>
              <w:spacing w:before="60" w:after="60" w:line="276" w:lineRule="auto"/>
            </w:pPr>
            <w:r>
              <w:t>Trình bày đề cương, đề xuất hợp tác</w:t>
            </w:r>
          </w:p>
        </w:tc>
        <w:tc>
          <w:tcPr>
            <w:tcW w:w="1377" w:type="dxa"/>
            <w:tcBorders>
              <w:top w:val="single" w:sz="6" w:space="0" w:color="000000"/>
              <w:left w:val="single" w:sz="6" w:space="0" w:color="000000"/>
              <w:bottom w:val="single" w:sz="6" w:space="0" w:color="000000"/>
              <w:right w:val="single" w:sz="6" w:space="0" w:color="000000"/>
            </w:tcBorders>
            <w:vAlign w:val="center"/>
          </w:tcPr>
          <w:p w14:paraId="00EE0040" w14:textId="77777777" w:rsidR="006F0E00" w:rsidRDefault="00000000">
            <w:pPr>
              <w:spacing w:before="60" w:after="60" w:line="276" w:lineRule="auto"/>
            </w:pPr>
            <w:r>
              <w:t>Trình bày đề cương nghiên cứu đến nhóm nghiên cứu hợp tác</w:t>
            </w:r>
          </w:p>
        </w:tc>
        <w:tc>
          <w:tcPr>
            <w:tcW w:w="1379" w:type="dxa"/>
            <w:tcBorders>
              <w:top w:val="single" w:sz="6" w:space="0" w:color="000000"/>
              <w:left w:val="single" w:sz="6" w:space="0" w:color="000000"/>
              <w:bottom w:val="single" w:sz="6" w:space="0" w:color="000000"/>
              <w:right w:val="single" w:sz="6" w:space="0" w:color="000000"/>
            </w:tcBorders>
            <w:vAlign w:val="center"/>
          </w:tcPr>
          <w:p w14:paraId="458C4E9F" w14:textId="77777777" w:rsidR="006F0E00" w:rsidRDefault="00000000">
            <w:pPr>
              <w:spacing w:before="60" w:after="60" w:line="276" w:lineRule="auto"/>
              <w:jc w:val="center"/>
            </w:pPr>
            <w:r>
              <w:t>06/2025</w:t>
            </w:r>
          </w:p>
        </w:tc>
        <w:tc>
          <w:tcPr>
            <w:tcW w:w="1377" w:type="dxa"/>
            <w:tcBorders>
              <w:top w:val="single" w:sz="6" w:space="0" w:color="000000"/>
              <w:left w:val="single" w:sz="6" w:space="0" w:color="000000"/>
              <w:bottom w:val="single" w:sz="6" w:space="0" w:color="000000"/>
              <w:right w:val="single" w:sz="4" w:space="0" w:color="000000"/>
            </w:tcBorders>
            <w:vAlign w:val="center"/>
          </w:tcPr>
          <w:p w14:paraId="32B10C85" w14:textId="77777777" w:rsidR="006F0E00" w:rsidRDefault="00000000">
            <w:pPr>
              <w:spacing w:before="60" w:after="60" w:line="276" w:lineRule="auto"/>
              <w:jc w:val="center"/>
            </w:pPr>
            <w:r>
              <w:t>Chủ nhiệm đề tài và nhóm nghiên cứu</w:t>
            </w:r>
          </w:p>
        </w:tc>
        <w:tc>
          <w:tcPr>
            <w:tcW w:w="1378" w:type="dxa"/>
            <w:tcBorders>
              <w:top w:val="single" w:sz="6" w:space="0" w:color="000000"/>
              <w:left w:val="single" w:sz="4" w:space="0" w:color="000000"/>
              <w:bottom w:val="single" w:sz="6" w:space="0" w:color="000000"/>
              <w:right w:val="single" w:sz="6" w:space="0" w:color="000000"/>
            </w:tcBorders>
          </w:tcPr>
          <w:p w14:paraId="4D3A18B1" w14:textId="77777777" w:rsidR="006F0E00" w:rsidRDefault="006F0E00">
            <w:pPr>
              <w:spacing w:before="60" w:after="60" w:line="276" w:lineRule="auto"/>
              <w:rPr>
                <w:sz w:val="24"/>
                <w:szCs w:val="24"/>
              </w:rPr>
            </w:pPr>
          </w:p>
        </w:tc>
      </w:tr>
      <w:tr w:rsidR="006F0E00" w14:paraId="1EE2866A" w14:textId="77777777">
        <w:trPr>
          <w:trHeight w:val="1645"/>
        </w:trPr>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3EEF2F02" w14:textId="77777777" w:rsidR="006F0E00" w:rsidRDefault="00000000">
            <w:pPr>
              <w:spacing w:before="60" w:after="60" w:line="276" w:lineRule="auto"/>
              <w:jc w:val="center"/>
            </w:pPr>
            <w:r>
              <w:t>5</w:t>
            </w:r>
          </w:p>
        </w:tc>
        <w:tc>
          <w:tcPr>
            <w:tcW w:w="1379" w:type="dxa"/>
            <w:tcBorders>
              <w:top w:val="single" w:sz="6" w:space="0" w:color="000000"/>
              <w:left w:val="single" w:sz="6" w:space="0" w:color="000000"/>
              <w:bottom w:val="single" w:sz="6" w:space="0" w:color="000000"/>
              <w:right w:val="single" w:sz="6" w:space="0" w:color="000000"/>
            </w:tcBorders>
            <w:vAlign w:val="center"/>
          </w:tcPr>
          <w:p w14:paraId="78EB415B" w14:textId="77777777" w:rsidR="006F0E00" w:rsidRDefault="00000000">
            <w:pPr>
              <w:spacing w:before="60" w:after="60" w:line="276" w:lineRule="auto"/>
            </w:pPr>
            <w:r>
              <w:t>Xác định nội dung và tính năng ứng dụng VoiceAI</w:t>
            </w:r>
          </w:p>
        </w:tc>
        <w:tc>
          <w:tcPr>
            <w:tcW w:w="1377" w:type="dxa"/>
            <w:tcBorders>
              <w:top w:val="single" w:sz="6" w:space="0" w:color="000000"/>
              <w:left w:val="single" w:sz="6" w:space="0" w:color="000000"/>
              <w:bottom w:val="single" w:sz="6" w:space="0" w:color="000000"/>
              <w:right w:val="single" w:sz="6" w:space="0" w:color="000000"/>
            </w:tcBorders>
            <w:vAlign w:val="center"/>
          </w:tcPr>
          <w:p w14:paraId="743733E5" w14:textId="77777777" w:rsidR="006F0E00" w:rsidRDefault="00000000">
            <w:pPr>
              <w:spacing w:before="60" w:after="60" w:line="276" w:lineRule="auto"/>
            </w:pPr>
            <w:r>
              <w:t>VoiceAI</w:t>
            </w:r>
          </w:p>
          <w:p w14:paraId="04CED181" w14:textId="77777777" w:rsidR="006F0E00" w:rsidRDefault="00000000">
            <w:pPr>
              <w:spacing w:before="60" w:after="60" w:line="276" w:lineRule="auto"/>
            </w:pPr>
            <w:r>
              <w:t>(bản thử nghiệm)</w:t>
            </w:r>
          </w:p>
        </w:tc>
        <w:tc>
          <w:tcPr>
            <w:tcW w:w="1379" w:type="dxa"/>
            <w:tcBorders>
              <w:top w:val="single" w:sz="6" w:space="0" w:color="000000"/>
              <w:left w:val="single" w:sz="6" w:space="0" w:color="000000"/>
              <w:bottom w:val="single" w:sz="6" w:space="0" w:color="000000"/>
              <w:right w:val="single" w:sz="6" w:space="0" w:color="000000"/>
            </w:tcBorders>
            <w:vAlign w:val="center"/>
          </w:tcPr>
          <w:p w14:paraId="0D47F857" w14:textId="77777777" w:rsidR="006F0E00" w:rsidRDefault="00000000">
            <w:pPr>
              <w:spacing w:before="60" w:after="60" w:line="276" w:lineRule="auto"/>
              <w:jc w:val="center"/>
            </w:pPr>
            <w:r>
              <w:t>06/2025 – 07/2025</w:t>
            </w:r>
          </w:p>
        </w:tc>
        <w:tc>
          <w:tcPr>
            <w:tcW w:w="1377" w:type="dxa"/>
            <w:tcBorders>
              <w:top w:val="single" w:sz="6" w:space="0" w:color="000000"/>
              <w:left w:val="single" w:sz="6" w:space="0" w:color="000000"/>
              <w:bottom w:val="single" w:sz="6" w:space="0" w:color="000000"/>
              <w:right w:val="single" w:sz="4" w:space="0" w:color="000000"/>
            </w:tcBorders>
            <w:vAlign w:val="center"/>
          </w:tcPr>
          <w:p w14:paraId="1D0ED71B" w14:textId="77777777" w:rsidR="006F0E00" w:rsidRDefault="00000000">
            <w:pPr>
              <w:spacing w:before="60" w:after="60" w:line="276" w:lineRule="auto"/>
              <w:jc w:val="center"/>
            </w:pPr>
            <w:r>
              <w:t>Chủ nhiệm đề tài và nhóm nghiên cứu</w:t>
            </w:r>
          </w:p>
        </w:tc>
        <w:tc>
          <w:tcPr>
            <w:tcW w:w="1378" w:type="dxa"/>
            <w:tcBorders>
              <w:top w:val="single" w:sz="6" w:space="0" w:color="000000"/>
              <w:left w:val="single" w:sz="4" w:space="0" w:color="000000"/>
              <w:bottom w:val="single" w:sz="6" w:space="0" w:color="000000"/>
              <w:right w:val="single" w:sz="6" w:space="0" w:color="000000"/>
            </w:tcBorders>
          </w:tcPr>
          <w:p w14:paraId="5D5EF4CF" w14:textId="77777777" w:rsidR="006F0E00" w:rsidRDefault="006F0E00">
            <w:pPr>
              <w:spacing w:before="60" w:after="60" w:line="276" w:lineRule="auto"/>
              <w:rPr>
                <w:sz w:val="24"/>
                <w:szCs w:val="24"/>
              </w:rPr>
            </w:pPr>
          </w:p>
        </w:tc>
      </w:tr>
      <w:tr w:rsidR="006F0E00" w14:paraId="0B8C72AD" w14:textId="77777777">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734B427B" w14:textId="77777777" w:rsidR="006F0E00" w:rsidRDefault="00000000">
            <w:pPr>
              <w:spacing w:before="60" w:after="60" w:line="276" w:lineRule="auto"/>
              <w:jc w:val="center"/>
            </w:pPr>
            <w:r>
              <w:t>6</w:t>
            </w:r>
          </w:p>
        </w:tc>
        <w:tc>
          <w:tcPr>
            <w:tcW w:w="1379" w:type="dxa"/>
            <w:tcBorders>
              <w:top w:val="single" w:sz="6" w:space="0" w:color="000000"/>
              <w:left w:val="single" w:sz="6" w:space="0" w:color="000000"/>
              <w:bottom w:val="single" w:sz="6" w:space="0" w:color="000000"/>
              <w:right w:val="single" w:sz="6" w:space="0" w:color="000000"/>
            </w:tcBorders>
            <w:vAlign w:val="center"/>
          </w:tcPr>
          <w:p w14:paraId="29426ECF" w14:textId="77777777" w:rsidR="006F0E00" w:rsidRDefault="00000000">
            <w:pPr>
              <w:spacing w:before="60" w:after="60" w:line="276" w:lineRule="auto"/>
            </w:pPr>
            <w:r>
              <w:t>Tuyển chọn đối tượng tham gia nghiên cứu</w:t>
            </w:r>
          </w:p>
        </w:tc>
        <w:tc>
          <w:tcPr>
            <w:tcW w:w="1377" w:type="dxa"/>
            <w:tcBorders>
              <w:top w:val="single" w:sz="6" w:space="0" w:color="000000"/>
              <w:left w:val="single" w:sz="6" w:space="0" w:color="000000"/>
              <w:bottom w:val="single" w:sz="6" w:space="0" w:color="000000"/>
              <w:right w:val="single" w:sz="6" w:space="0" w:color="000000"/>
            </w:tcBorders>
            <w:vAlign w:val="center"/>
          </w:tcPr>
          <w:p w14:paraId="74A1B411" w14:textId="77777777" w:rsidR="006F0E00" w:rsidRDefault="00000000">
            <w:pPr>
              <w:spacing w:before="60" w:after="60" w:line="276" w:lineRule="auto"/>
            </w:pPr>
            <w:r>
              <w:t>Danh sách 180 (nhóm AD: 60, nhóm MCI: 60, nhóm đối chứng: 60) đối tượng đồng ý tham gia nghiên cứu</w:t>
            </w:r>
          </w:p>
        </w:tc>
        <w:tc>
          <w:tcPr>
            <w:tcW w:w="1379" w:type="dxa"/>
            <w:tcBorders>
              <w:top w:val="single" w:sz="6" w:space="0" w:color="000000"/>
              <w:left w:val="single" w:sz="6" w:space="0" w:color="000000"/>
              <w:bottom w:val="single" w:sz="6" w:space="0" w:color="000000"/>
              <w:right w:val="single" w:sz="6" w:space="0" w:color="000000"/>
            </w:tcBorders>
            <w:vAlign w:val="center"/>
          </w:tcPr>
          <w:p w14:paraId="7A85EB34" w14:textId="77777777" w:rsidR="006F0E00" w:rsidRDefault="00000000">
            <w:pPr>
              <w:spacing w:before="60" w:after="60" w:line="276" w:lineRule="auto"/>
              <w:jc w:val="center"/>
            </w:pPr>
            <w:r>
              <w:t>07/2025</w:t>
            </w:r>
          </w:p>
          <w:p w14:paraId="7E9D33FB" w14:textId="77777777" w:rsidR="006F0E00" w:rsidRDefault="006F0E00">
            <w:pPr>
              <w:spacing w:before="60" w:after="60" w:line="276" w:lineRule="auto"/>
              <w:jc w:val="center"/>
            </w:pPr>
          </w:p>
        </w:tc>
        <w:tc>
          <w:tcPr>
            <w:tcW w:w="1377" w:type="dxa"/>
            <w:tcBorders>
              <w:top w:val="single" w:sz="6" w:space="0" w:color="000000"/>
              <w:left w:val="single" w:sz="6" w:space="0" w:color="000000"/>
              <w:bottom w:val="single" w:sz="6" w:space="0" w:color="000000"/>
              <w:right w:val="single" w:sz="4" w:space="0" w:color="000000"/>
            </w:tcBorders>
            <w:vAlign w:val="center"/>
          </w:tcPr>
          <w:p w14:paraId="6FE01B64" w14:textId="77777777" w:rsidR="006F0E00" w:rsidRDefault="00000000">
            <w:pPr>
              <w:spacing w:before="60" w:after="60" w:line="276" w:lineRule="auto"/>
              <w:jc w:val="center"/>
            </w:pPr>
            <w:r>
              <w:t>Chủ nhiệm đề tài, nhóm nghiên cứu, nhóm đồng nghiên cứu đến từ bệnh viện Quân Y 175</w:t>
            </w:r>
          </w:p>
        </w:tc>
        <w:tc>
          <w:tcPr>
            <w:tcW w:w="1378" w:type="dxa"/>
            <w:tcBorders>
              <w:top w:val="single" w:sz="6" w:space="0" w:color="000000"/>
              <w:left w:val="single" w:sz="4" w:space="0" w:color="000000"/>
              <w:bottom w:val="single" w:sz="6" w:space="0" w:color="000000"/>
              <w:right w:val="single" w:sz="6" w:space="0" w:color="000000"/>
            </w:tcBorders>
          </w:tcPr>
          <w:p w14:paraId="0387CB3C" w14:textId="77777777" w:rsidR="006F0E00" w:rsidRDefault="006F0E00">
            <w:pPr>
              <w:spacing w:before="60" w:after="60" w:line="276" w:lineRule="auto"/>
              <w:rPr>
                <w:sz w:val="24"/>
                <w:szCs w:val="24"/>
              </w:rPr>
            </w:pPr>
          </w:p>
        </w:tc>
      </w:tr>
      <w:tr w:rsidR="006F0E00" w14:paraId="39DAD4BC" w14:textId="77777777">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2617FAF7" w14:textId="77777777" w:rsidR="006F0E00" w:rsidRDefault="00000000">
            <w:pPr>
              <w:spacing w:before="60" w:after="60" w:line="276" w:lineRule="auto"/>
              <w:jc w:val="center"/>
            </w:pPr>
            <w:r>
              <w:t>7</w:t>
            </w:r>
          </w:p>
        </w:tc>
        <w:tc>
          <w:tcPr>
            <w:tcW w:w="1379" w:type="dxa"/>
            <w:tcBorders>
              <w:top w:val="single" w:sz="6" w:space="0" w:color="000000"/>
              <w:left w:val="single" w:sz="6" w:space="0" w:color="000000"/>
              <w:bottom w:val="single" w:sz="6" w:space="0" w:color="000000"/>
              <w:right w:val="single" w:sz="6" w:space="0" w:color="000000"/>
            </w:tcBorders>
            <w:vAlign w:val="center"/>
          </w:tcPr>
          <w:p w14:paraId="01039E57" w14:textId="77777777" w:rsidR="006F0E00" w:rsidRDefault="00000000">
            <w:pPr>
              <w:spacing w:before="60" w:after="60" w:line="276" w:lineRule="auto"/>
            </w:pPr>
            <w:r>
              <w:t>Nghiên cứu thị trường và tối ưu hoá VoiceAI</w:t>
            </w:r>
          </w:p>
        </w:tc>
        <w:tc>
          <w:tcPr>
            <w:tcW w:w="1377" w:type="dxa"/>
            <w:tcBorders>
              <w:top w:val="single" w:sz="6" w:space="0" w:color="000000"/>
              <w:left w:val="single" w:sz="6" w:space="0" w:color="000000"/>
              <w:bottom w:val="single" w:sz="6" w:space="0" w:color="000000"/>
              <w:right w:val="single" w:sz="6" w:space="0" w:color="000000"/>
            </w:tcBorders>
            <w:vAlign w:val="center"/>
          </w:tcPr>
          <w:p w14:paraId="02DE2376" w14:textId="77777777" w:rsidR="006F0E00" w:rsidRDefault="00000000">
            <w:pPr>
              <w:spacing w:before="60" w:after="60" w:line="276" w:lineRule="auto"/>
            </w:pPr>
            <w:r>
              <w:t>VoiceAI</w:t>
            </w:r>
          </w:p>
          <w:p w14:paraId="1F030DA8" w14:textId="77777777" w:rsidR="006F0E00" w:rsidRDefault="00000000">
            <w:pPr>
              <w:spacing w:before="60" w:after="60" w:line="276" w:lineRule="auto"/>
            </w:pPr>
            <w:r>
              <w:t>(bản chính thức sử dụng cho nghiên cứu)</w:t>
            </w:r>
          </w:p>
        </w:tc>
        <w:tc>
          <w:tcPr>
            <w:tcW w:w="1379" w:type="dxa"/>
            <w:tcBorders>
              <w:top w:val="single" w:sz="6" w:space="0" w:color="000000"/>
              <w:left w:val="single" w:sz="6" w:space="0" w:color="000000"/>
              <w:bottom w:val="single" w:sz="6" w:space="0" w:color="000000"/>
              <w:right w:val="single" w:sz="6" w:space="0" w:color="000000"/>
            </w:tcBorders>
            <w:vAlign w:val="center"/>
          </w:tcPr>
          <w:p w14:paraId="532FB650" w14:textId="77777777" w:rsidR="006F0E00" w:rsidRDefault="00000000">
            <w:pPr>
              <w:spacing w:before="60" w:after="60" w:line="276" w:lineRule="auto"/>
              <w:jc w:val="center"/>
            </w:pPr>
            <w:r>
              <w:t>10/2025 – 11/2025</w:t>
            </w:r>
          </w:p>
        </w:tc>
        <w:tc>
          <w:tcPr>
            <w:tcW w:w="1377" w:type="dxa"/>
            <w:tcBorders>
              <w:top w:val="single" w:sz="6" w:space="0" w:color="000000"/>
              <w:left w:val="single" w:sz="6" w:space="0" w:color="000000"/>
              <w:bottom w:val="single" w:sz="6" w:space="0" w:color="000000"/>
              <w:right w:val="single" w:sz="4" w:space="0" w:color="000000"/>
            </w:tcBorders>
            <w:vAlign w:val="center"/>
          </w:tcPr>
          <w:p w14:paraId="6872092B" w14:textId="77777777" w:rsidR="006F0E00" w:rsidRDefault="00000000">
            <w:pPr>
              <w:spacing w:before="60" w:after="60" w:line="276" w:lineRule="auto"/>
              <w:jc w:val="center"/>
            </w:pPr>
            <w:r>
              <w:t>Chủ nhiệm đề tài và nhóm nghiên cứu</w:t>
            </w:r>
          </w:p>
        </w:tc>
        <w:tc>
          <w:tcPr>
            <w:tcW w:w="1378" w:type="dxa"/>
            <w:tcBorders>
              <w:top w:val="single" w:sz="6" w:space="0" w:color="000000"/>
              <w:left w:val="single" w:sz="4" w:space="0" w:color="000000"/>
              <w:bottom w:val="single" w:sz="6" w:space="0" w:color="000000"/>
              <w:right w:val="single" w:sz="6" w:space="0" w:color="000000"/>
            </w:tcBorders>
          </w:tcPr>
          <w:p w14:paraId="79D6A091" w14:textId="77777777" w:rsidR="006F0E00" w:rsidRDefault="006F0E00">
            <w:pPr>
              <w:spacing w:before="60" w:after="60" w:line="276" w:lineRule="auto"/>
              <w:rPr>
                <w:sz w:val="24"/>
                <w:szCs w:val="24"/>
              </w:rPr>
            </w:pPr>
          </w:p>
        </w:tc>
      </w:tr>
      <w:tr w:rsidR="006F0E00" w14:paraId="0BFEED54" w14:textId="77777777">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1B200618" w14:textId="77777777" w:rsidR="006F0E00" w:rsidRDefault="00000000">
            <w:pPr>
              <w:spacing w:before="60" w:after="60" w:line="276" w:lineRule="auto"/>
              <w:jc w:val="center"/>
            </w:pPr>
            <w:r>
              <w:t>8</w:t>
            </w:r>
          </w:p>
        </w:tc>
        <w:tc>
          <w:tcPr>
            <w:tcW w:w="1379" w:type="dxa"/>
            <w:tcBorders>
              <w:top w:val="single" w:sz="6" w:space="0" w:color="000000"/>
              <w:left w:val="single" w:sz="6" w:space="0" w:color="000000"/>
              <w:bottom w:val="single" w:sz="6" w:space="0" w:color="000000"/>
              <w:right w:val="single" w:sz="6" w:space="0" w:color="000000"/>
            </w:tcBorders>
            <w:vAlign w:val="center"/>
          </w:tcPr>
          <w:p w14:paraId="3696795F" w14:textId="77777777" w:rsidR="006F0E00" w:rsidRDefault="00000000">
            <w:pPr>
              <w:spacing w:before="60" w:after="60" w:line="276" w:lineRule="auto"/>
            </w:pPr>
            <w:r>
              <w:t>Tiến hành thu thập dữ liệu từ nhóm đối tượng nghiên cứu</w:t>
            </w:r>
          </w:p>
        </w:tc>
        <w:tc>
          <w:tcPr>
            <w:tcW w:w="1377" w:type="dxa"/>
            <w:tcBorders>
              <w:top w:val="single" w:sz="6" w:space="0" w:color="000000"/>
              <w:left w:val="single" w:sz="6" w:space="0" w:color="000000"/>
              <w:bottom w:val="single" w:sz="6" w:space="0" w:color="000000"/>
              <w:right w:val="single" w:sz="6" w:space="0" w:color="000000"/>
            </w:tcBorders>
            <w:vAlign w:val="center"/>
          </w:tcPr>
          <w:p w14:paraId="45BB0342" w14:textId="77777777" w:rsidR="006F0E00" w:rsidRDefault="00000000">
            <w:pPr>
              <w:spacing w:before="60" w:after="60" w:line="276" w:lineRule="auto"/>
            </w:pPr>
            <w:r>
              <w:t>Dữ liệu âm thanh lời nói và điểm số nhận thức thu từ nhóm cỡ mẫu</w:t>
            </w:r>
          </w:p>
        </w:tc>
        <w:tc>
          <w:tcPr>
            <w:tcW w:w="1379" w:type="dxa"/>
            <w:tcBorders>
              <w:top w:val="single" w:sz="6" w:space="0" w:color="000000"/>
              <w:left w:val="single" w:sz="6" w:space="0" w:color="000000"/>
              <w:bottom w:val="single" w:sz="6" w:space="0" w:color="000000"/>
              <w:right w:val="single" w:sz="6" w:space="0" w:color="000000"/>
            </w:tcBorders>
            <w:vAlign w:val="center"/>
          </w:tcPr>
          <w:p w14:paraId="3278DB56" w14:textId="77777777" w:rsidR="006F0E00" w:rsidRDefault="00000000">
            <w:pPr>
              <w:spacing w:before="60" w:after="60" w:line="276" w:lineRule="auto"/>
              <w:jc w:val="center"/>
            </w:pPr>
            <w:r>
              <w:t>09/2025 – 01/2026</w:t>
            </w:r>
          </w:p>
        </w:tc>
        <w:tc>
          <w:tcPr>
            <w:tcW w:w="1377" w:type="dxa"/>
            <w:tcBorders>
              <w:top w:val="single" w:sz="6" w:space="0" w:color="000000"/>
              <w:left w:val="single" w:sz="6" w:space="0" w:color="000000"/>
              <w:bottom w:val="single" w:sz="6" w:space="0" w:color="000000"/>
              <w:right w:val="single" w:sz="4" w:space="0" w:color="000000"/>
            </w:tcBorders>
            <w:vAlign w:val="center"/>
          </w:tcPr>
          <w:p w14:paraId="61833C58" w14:textId="77777777" w:rsidR="006F0E00" w:rsidRDefault="00000000">
            <w:pPr>
              <w:spacing w:before="60" w:after="60" w:line="276" w:lineRule="auto"/>
              <w:jc w:val="center"/>
            </w:pPr>
            <w:r>
              <w:t>Chủ nhiệm đề tài, nhóm nghiên cứu, nhóm đồng nghiên cứu đến từ bệnh viện Quân Y 175</w:t>
            </w:r>
          </w:p>
        </w:tc>
        <w:tc>
          <w:tcPr>
            <w:tcW w:w="1378" w:type="dxa"/>
            <w:tcBorders>
              <w:top w:val="single" w:sz="6" w:space="0" w:color="000000"/>
              <w:left w:val="single" w:sz="4" w:space="0" w:color="000000"/>
              <w:bottom w:val="single" w:sz="6" w:space="0" w:color="000000"/>
              <w:right w:val="single" w:sz="6" w:space="0" w:color="000000"/>
            </w:tcBorders>
          </w:tcPr>
          <w:p w14:paraId="02AEEE77" w14:textId="77777777" w:rsidR="006F0E00" w:rsidRDefault="006F0E00">
            <w:pPr>
              <w:spacing w:before="60" w:after="60" w:line="276" w:lineRule="auto"/>
              <w:rPr>
                <w:sz w:val="24"/>
                <w:szCs w:val="24"/>
              </w:rPr>
            </w:pPr>
          </w:p>
        </w:tc>
      </w:tr>
      <w:tr w:rsidR="006F0E00" w14:paraId="5ED95A3E" w14:textId="77777777">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4DE3556E" w14:textId="77777777" w:rsidR="006F0E00" w:rsidRDefault="00000000">
            <w:pPr>
              <w:spacing w:before="60" w:after="60" w:line="276" w:lineRule="auto"/>
              <w:jc w:val="center"/>
            </w:pPr>
            <w:r>
              <w:t>9</w:t>
            </w:r>
          </w:p>
        </w:tc>
        <w:tc>
          <w:tcPr>
            <w:tcW w:w="1379" w:type="dxa"/>
            <w:tcBorders>
              <w:top w:val="single" w:sz="6" w:space="0" w:color="000000"/>
              <w:left w:val="single" w:sz="6" w:space="0" w:color="000000"/>
              <w:bottom w:val="single" w:sz="6" w:space="0" w:color="000000"/>
              <w:right w:val="single" w:sz="6" w:space="0" w:color="000000"/>
            </w:tcBorders>
            <w:vAlign w:val="center"/>
          </w:tcPr>
          <w:p w14:paraId="25514A59" w14:textId="77777777" w:rsidR="006F0E00" w:rsidRDefault="00000000">
            <w:pPr>
              <w:spacing w:before="60" w:after="60" w:line="276" w:lineRule="auto"/>
            </w:pPr>
            <w:r>
              <w:t>Đánh giá sự hiệu quả ứng dụng</w:t>
            </w:r>
          </w:p>
        </w:tc>
        <w:tc>
          <w:tcPr>
            <w:tcW w:w="1377" w:type="dxa"/>
            <w:tcBorders>
              <w:top w:val="single" w:sz="6" w:space="0" w:color="000000"/>
              <w:left w:val="single" w:sz="6" w:space="0" w:color="000000"/>
              <w:bottom w:val="single" w:sz="6" w:space="0" w:color="000000"/>
              <w:right w:val="single" w:sz="6" w:space="0" w:color="000000"/>
            </w:tcBorders>
            <w:vAlign w:val="center"/>
          </w:tcPr>
          <w:p w14:paraId="3A9E0A61" w14:textId="77777777" w:rsidR="006F0E00" w:rsidRDefault="00000000">
            <w:pPr>
              <w:spacing w:before="60" w:after="60" w:line="276" w:lineRule="auto"/>
            </w:pPr>
            <w:r>
              <w:t>Xác định mức độ chính xác của ứng dụng so với các thang đo MMSE và MoCA</w:t>
            </w:r>
          </w:p>
        </w:tc>
        <w:tc>
          <w:tcPr>
            <w:tcW w:w="1379" w:type="dxa"/>
            <w:tcBorders>
              <w:top w:val="single" w:sz="6" w:space="0" w:color="000000"/>
              <w:left w:val="single" w:sz="6" w:space="0" w:color="000000"/>
              <w:bottom w:val="single" w:sz="6" w:space="0" w:color="000000"/>
              <w:right w:val="single" w:sz="6" w:space="0" w:color="000000"/>
            </w:tcBorders>
            <w:vAlign w:val="center"/>
          </w:tcPr>
          <w:p w14:paraId="5C01011B" w14:textId="77777777" w:rsidR="006F0E00" w:rsidRDefault="00000000">
            <w:pPr>
              <w:spacing w:before="60" w:after="60" w:line="276" w:lineRule="auto"/>
              <w:jc w:val="center"/>
            </w:pPr>
            <w:r>
              <w:t>02/2026 – 03/2026</w:t>
            </w:r>
          </w:p>
        </w:tc>
        <w:tc>
          <w:tcPr>
            <w:tcW w:w="1377" w:type="dxa"/>
            <w:tcBorders>
              <w:top w:val="single" w:sz="6" w:space="0" w:color="000000"/>
              <w:left w:val="single" w:sz="6" w:space="0" w:color="000000"/>
              <w:bottom w:val="single" w:sz="6" w:space="0" w:color="000000"/>
              <w:right w:val="single" w:sz="4" w:space="0" w:color="000000"/>
            </w:tcBorders>
            <w:vAlign w:val="center"/>
          </w:tcPr>
          <w:p w14:paraId="2D9448CB" w14:textId="77777777" w:rsidR="006F0E00" w:rsidRDefault="00000000">
            <w:pPr>
              <w:spacing w:before="60" w:after="60" w:line="276" w:lineRule="auto"/>
              <w:jc w:val="center"/>
            </w:pPr>
            <w:r>
              <w:t>Chủ nhiệm đề tài, nhóm nghiên cứu</w:t>
            </w:r>
          </w:p>
        </w:tc>
        <w:tc>
          <w:tcPr>
            <w:tcW w:w="1378" w:type="dxa"/>
            <w:tcBorders>
              <w:top w:val="single" w:sz="6" w:space="0" w:color="000000"/>
              <w:left w:val="single" w:sz="4" w:space="0" w:color="000000"/>
              <w:bottom w:val="single" w:sz="6" w:space="0" w:color="000000"/>
              <w:right w:val="single" w:sz="6" w:space="0" w:color="000000"/>
            </w:tcBorders>
          </w:tcPr>
          <w:p w14:paraId="2CB96160" w14:textId="77777777" w:rsidR="006F0E00" w:rsidRDefault="006F0E00">
            <w:pPr>
              <w:spacing w:before="60" w:after="60" w:line="276" w:lineRule="auto"/>
              <w:rPr>
                <w:sz w:val="24"/>
                <w:szCs w:val="24"/>
              </w:rPr>
            </w:pPr>
          </w:p>
        </w:tc>
      </w:tr>
      <w:tr w:rsidR="006F0E00" w14:paraId="431EEEB7" w14:textId="77777777">
        <w:trPr>
          <w:trHeight w:val="817"/>
        </w:trPr>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5367E978" w14:textId="77777777" w:rsidR="006F0E00" w:rsidRDefault="00000000">
            <w:pPr>
              <w:spacing w:before="60" w:after="60" w:line="276" w:lineRule="auto"/>
              <w:jc w:val="center"/>
            </w:pPr>
            <w:r>
              <w:t>10</w:t>
            </w:r>
          </w:p>
        </w:tc>
        <w:tc>
          <w:tcPr>
            <w:tcW w:w="1379" w:type="dxa"/>
            <w:tcBorders>
              <w:top w:val="single" w:sz="6" w:space="0" w:color="000000"/>
              <w:left w:val="single" w:sz="6" w:space="0" w:color="000000"/>
              <w:bottom w:val="single" w:sz="6" w:space="0" w:color="000000"/>
              <w:right w:val="single" w:sz="6" w:space="0" w:color="000000"/>
            </w:tcBorders>
            <w:vAlign w:val="center"/>
          </w:tcPr>
          <w:p w14:paraId="54747E7A" w14:textId="77777777" w:rsidR="006F0E00" w:rsidRDefault="00000000">
            <w:pPr>
              <w:spacing w:before="60" w:after="60" w:line="276" w:lineRule="auto"/>
            </w:pPr>
            <w:r>
              <w:t>Tiền xử lý dữ liệu thu thập</w:t>
            </w:r>
          </w:p>
        </w:tc>
        <w:tc>
          <w:tcPr>
            <w:tcW w:w="1377" w:type="dxa"/>
            <w:tcBorders>
              <w:top w:val="single" w:sz="6" w:space="0" w:color="000000"/>
              <w:left w:val="single" w:sz="6" w:space="0" w:color="000000"/>
              <w:bottom w:val="single" w:sz="6" w:space="0" w:color="000000"/>
              <w:right w:val="single" w:sz="6" w:space="0" w:color="000000"/>
            </w:tcBorders>
            <w:vAlign w:val="center"/>
          </w:tcPr>
          <w:p w14:paraId="1424FF04" w14:textId="77777777" w:rsidR="006F0E00" w:rsidRDefault="00000000">
            <w:pPr>
              <w:spacing w:before="60" w:after="60" w:line="276" w:lineRule="auto"/>
            </w:pPr>
            <w:r>
              <w:t>Bộ dữ liệu sau khi lọc nhiễu và loại bỏ những đoạn dữ liệu không cần thiết</w:t>
            </w:r>
          </w:p>
        </w:tc>
        <w:tc>
          <w:tcPr>
            <w:tcW w:w="1379" w:type="dxa"/>
            <w:tcBorders>
              <w:top w:val="single" w:sz="6" w:space="0" w:color="000000"/>
              <w:left w:val="single" w:sz="6" w:space="0" w:color="000000"/>
              <w:bottom w:val="single" w:sz="6" w:space="0" w:color="000000"/>
              <w:right w:val="single" w:sz="6" w:space="0" w:color="000000"/>
            </w:tcBorders>
            <w:vAlign w:val="center"/>
          </w:tcPr>
          <w:p w14:paraId="6A57F71F" w14:textId="77777777" w:rsidR="006F0E00" w:rsidRDefault="00000000">
            <w:pPr>
              <w:spacing w:before="60" w:after="60" w:line="276" w:lineRule="auto"/>
              <w:jc w:val="center"/>
            </w:pPr>
            <w:r>
              <w:t>01/2026 – 02/2026</w:t>
            </w:r>
          </w:p>
        </w:tc>
        <w:tc>
          <w:tcPr>
            <w:tcW w:w="1377" w:type="dxa"/>
            <w:tcBorders>
              <w:top w:val="single" w:sz="6" w:space="0" w:color="000000"/>
              <w:left w:val="single" w:sz="6" w:space="0" w:color="000000"/>
              <w:bottom w:val="single" w:sz="6" w:space="0" w:color="000000"/>
              <w:right w:val="single" w:sz="4" w:space="0" w:color="000000"/>
            </w:tcBorders>
            <w:vAlign w:val="center"/>
          </w:tcPr>
          <w:p w14:paraId="4BB042B8" w14:textId="77777777" w:rsidR="006F0E00" w:rsidRDefault="00000000">
            <w:pPr>
              <w:spacing w:before="60" w:after="60" w:line="276" w:lineRule="auto"/>
              <w:jc w:val="center"/>
            </w:pPr>
            <w:r>
              <w:t>Chủ nhiệm đề tài, nhóm nghiên cứu</w:t>
            </w:r>
          </w:p>
        </w:tc>
        <w:tc>
          <w:tcPr>
            <w:tcW w:w="1378" w:type="dxa"/>
            <w:tcBorders>
              <w:top w:val="single" w:sz="6" w:space="0" w:color="000000"/>
              <w:left w:val="single" w:sz="4" w:space="0" w:color="000000"/>
              <w:bottom w:val="single" w:sz="6" w:space="0" w:color="000000"/>
              <w:right w:val="single" w:sz="6" w:space="0" w:color="000000"/>
            </w:tcBorders>
          </w:tcPr>
          <w:p w14:paraId="43FC5A3F" w14:textId="77777777" w:rsidR="006F0E00" w:rsidRDefault="006F0E00">
            <w:pPr>
              <w:spacing w:before="60" w:after="60" w:line="276" w:lineRule="auto"/>
              <w:rPr>
                <w:sz w:val="24"/>
                <w:szCs w:val="24"/>
              </w:rPr>
            </w:pPr>
          </w:p>
        </w:tc>
      </w:tr>
      <w:tr w:rsidR="006F0E00" w14:paraId="3E07DDEA" w14:textId="77777777">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14B8B56E" w14:textId="77777777" w:rsidR="006F0E00" w:rsidRDefault="00000000">
            <w:pPr>
              <w:spacing w:before="60" w:after="60" w:line="276" w:lineRule="auto"/>
              <w:jc w:val="center"/>
            </w:pPr>
            <w:r>
              <w:lastRenderedPageBreak/>
              <w:t>11</w:t>
            </w:r>
          </w:p>
        </w:tc>
        <w:tc>
          <w:tcPr>
            <w:tcW w:w="1379" w:type="dxa"/>
            <w:tcBorders>
              <w:top w:val="single" w:sz="6" w:space="0" w:color="000000"/>
              <w:left w:val="single" w:sz="6" w:space="0" w:color="000000"/>
              <w:bottom w:val="single" w:sz="6" w:space="0" w:color="000000"/>
              <w:right w:val="single" w:sz="6" w:space="0" w:color="000000"/>
            </w:tcBorders>
            <w:vAlign w:val="center"/>
          </w:tcPr>
          <w:p w14:paraId="0D14F35D" w14:textId="77777777" w:rsidR="006F0E00" w:rsidRDefault="00000000">
            <w:pPr>
              <w:spacing w:before="60" w:after="60" w:line="276" w:lineRule="auto"/>
            </w:pPr>
            <w:r>
              <w:t>Trích xuất đặc trưng dữ liệu</w:t>
            </w:r>
          </w:p>
        </w:tc>
        <w:tc>
          <w:tcPr>
            <w:tcW w:w="1377" w:type="dxa"/>
            <w:tcBorders>
              <w:top w:val="single" w:sz="6" w:space="0" w:color="000000"/>
              <w:left w:val="single" w:sz="6" w:space="0" w:color="000000"/>
              <w:bottom w:val="single" w:sz="6" w:space="0" w:color="000000"/>
              <w:right w:val="single" w:sz="6" w:space="0" w:color="000000"/>
            </w:tcBorders>
            <w:vAlign w:val="center"/>
          </w:tcPr>
          <w:p w14:paraId="77C8E550" w14:textId="77777777" w:rsidR="006F0E00" w:rsidRDefault="00000000">
            <w:pPr>
              <w:spacing w:before="60" w:after="60" w:line="276" w:lineRule="auto"/>
            </w:pPr>
            <w:r>
              <w:t>Bộ dữ liệu với các trích xuất đặc trưng được nghiên cứu về âm học và ngôn ngữ học.</w:t>
            </w:r>
          </w:p>
        </w:tc>
        <w:tc>
          <w:tcPr>
            <w:tcW w:w="1379" w:type="dxa"/>
            <w:tcBorders>
              <w:top w:val="single" w:sz="6" w:space="0" w:color="000000"/>
              <w:left w:val="single" w:sz="6" w:space="0" w:color="000000"/>
              <w:bottom w:val="single" w:sz="6" w:space="0" w:color="000000"/>
              <w:right w:val="single" w:sz="6" w:space="0" w:color="000000"/>
            </w:tcBorders>
            <w:vAlign w:val="center"/>
          </w:tcPr>
          <w:p w14:paraId="7112268B" w14:textId="77777777" w:rsidR="006F0E00" w:rsidRDefault="00000000">
            <w:pPr>
              <w:spacing w:before="60" w:after="60" w:line="276" w:lineRule="auto"/>
              <w:jc w:val="center"/>
            </w:pPr>
            <w:r>
              <w:t>02/2026 – 03/2026</w:t>
            </w:r>
          </w:p>
        </w:tc>
        <w:tc>
          <w:tcPr>
            <w:tcW w:w="1377" w:type="dxa"/>
            <w:tcBorders>
              <w:top w:val="single" w:sz="6" w:space="0" w:color="000000"/>
              <w:left w:val="single" w:sz="6" w:space="0" w:color="000000"/>
              <w:bottom w:val="single" w:sz="6" w:space="0" w:color="000000"/>
              <w:right w:val="single" w:sz="4" w:space="0" w:color="000000"/>
            </w:tcBorders>
            <w:vAlign w:val="center"/>
          </w:tcPr>
          <w:p w14:paraId="605DA5B2" w14:textId="77777777" w:rsidR="006F0E00" w:rsidRDefault="00000000">
            <w:pPr>
              <w:spacing w:before="60" w:after="60" w:line="276" w:lineRule="auto"/>
              <w:jc w:val="center"/>
            </w:pPr>
            <w:r>
              <w:t>Chủ nhiệm đề tài, nhóm nghiên cứu</w:t>
            </w:r>
          </w:p>
        </w:tc>
        <w:tc>
          <w:tcPr>
            <w:tcW w:w="1378" w:type="dxa"/>
            <w:tcBorders>
              <w:top w:val="single" w:sz="6" w:space="0" w:color="000000"/>
              <w:left w:val="single" w:sz="4" w:space="0" w:color="000000"/>
              <w:bottom w:val="single" w:sz="6" w:space="0" w:color="000000"/>
              <w:right w:val="single" w:sz="6" w:space="0" w:color="000000"/>
            </w:tcBorders>
          </w:tcPr>
          <w:p w14:paraId="03AA799B" w14:textId="77777777" w:rsidR="006F0E00" w:rsidRDefault="006F0E00">
            <w:pPr>
              <w:spacing w:before="60" w:after="60" w:line="276" w:lineRule="auto"/>
              <w:rPr>
                <w:sz w:val="24"/>
                <w:szCs w:val="24"/>
              </w:rPr>
            </w:pPr>
          </w:p>
        </w:tc>
      </w:tr>
      <w:tr w:rsidR="006F0E00" w14:paraId="69633718" w14:textId="77777777">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4ED93319" w14:textId="77777777" w:rsidR="006F0E00" w:rsidRDefault="00000000">
            <w:pPr>
              <w:spacing w:before="60" w:after="60" w:line="276" w:lineRule="auto"/>
              <w:jc w:val="center"/>
            </w:pPr>
            <w:r>
              <w:t>12</w:t>
            </w:r>
          </w:p>
        </w:tc>
        <w:tc>
          <w:tcPr>
            <w:tcW w:w="1379" w:type="dxa"/>
            <w:tcBorders>
              <w:top w:val="single" w:sz="6" w:space="0" w:color="000000"/>
              <w:left w:val="single" w:sz="6" w:space="0" w:color="000000"/>
              <w:bottom w:val="single" w:sz="6" w:space="0" w:color="000000"/>
              <w:right w:val="single" w:sz="6" w:space="0" w:color="000000"/>
            </w:tcBorders>
            <w:vAlign w:val="center"/>
          </w:tcPr>
          <w:p w14:paraId="7D8A1ECB" w14:textId="77777777" w:rsidR="006F0E00" w:rsidRDefault="00000000">
            <w:pPr>
              <w:spacing w:before="60" w:after="60" w:line="276" w:lineRule="auto"/>
            </w:pPr>
            <w:r>
              <w:t>Xây dựng mô hình và đánh giá hiệu suất</w:t>
            </w:r>
          </w:p>
        </w:tc>
        <w:tc>
          <w:tcPr>
            <w:tcW w:w="1377" w:type="dxa"/>
            <w:tcBorders>
              <w:top w:val="single" w:sz="6" w:space="0" w:color="000000"/>
              <w:left w:val="single" w:sz="6" w:space="0" w:color="000000"/>
              <w:bottom w:val="single" w:sz="6" w:space="0" w:color="000000"/>
              <w:right w:val="single" w:sz="6" w:space="0" w:color="000000"/>
            </w:tcBorders>
            <w:vAlign w:val="center"/>
          </w:tcPr>
          <w:p w14:paraId="36CC5459" w14:textId="77777777" w:rsidR="006F0E00" w:rsidRDefault="00000000">
            <w:pPr>
              <w:spacing w:before="60" w:after="60" w:line="276" w:lineRule="auto"/>
            </w:pPr>
            <w:r>
              <w:t>Mô hình được viết và đánh giá dựa trên ngôn ngữ lập trinh Python</w:t>
            </w:r>
          </w:p>
        </w:tc>
        <w:tc>
          <w:tcPr>
            <w:tcW w:w="1379" w:type="dxa"/>
            <w:tcBorders>
              <w:top w:val="single" w:sz="6" w:space="0" w:color="000000"/>
              <w:left w:val="single" w:sz="6" w:space="0" w:color="000000"/>
              <w:bottom w:val="single" w:sz="6" w:space="0" w:color="000000"/>
              <w:right w:val="single" w:sz="6" w:space="0" w:color="000000"/>
            </w:tcBorders>
            <w:vAlign w:val="center"/>
          </w:tcPr>
          <w:p w14:paraId="57CCA4E2" w14:textId="77777777" w:rsidR="006F0E00" w:rsidRDefault="00000000">
            <w:pPr>
              <w:spacing w:before="60" w:after="60" w:line="276" w:lineRule="auto"/>
              <w:jc w:val="center"/>
            </w:pPr>
            <w:r>
              <w:t>01/2026 – 03/2026</w:t>
            </w:r>
          </w:p>
        </w:tc>
        <w:tc>
          <w:tcPr>
            <w:tcW w:w="1377" w:type="dxa"/>
            <w:tcBorders>
              <w:top w:val="single" w:sz="6" w:space="0" w:color="000000"/>
              <w:left w:val="single" w:sz="6" w:space="0" w:color="000000"/>
              <w:bottom w:val="single" w:sz="6" w:space="0" w:color="000000"/>
              <w:right w:val="single" w:sz="4" w:space="0" w:color="000000"/>
            </w:tcBorders>
            <w:vAlign w:val="center"/>
          </w:tcPr>
          <w:p w14:paraId="60DE6809" w14:textId="77777777" w:rsidR="006F0E00" w:rsidRDefault="00000000">
            <w:pPr>
              <w:spacing w:before="60" w:after="60" w:line="276" w:lineRule="auto"/>
              <w:jc w:val="center"/>
            </w:pPr>
            <w:r>
              <w:t>Chủ nhiệm đề tài, nhóm nghiên cứu</w:t>
            </w:r>
          </w:p>
        </w:tc>
        <w:tc>
          <w:tcPr>
            <w:tcW w:w="1378" w:type="dxa"/>
            <w:tcBorders>
              <w:top w:val="single" w:sz="6" w:space="0" w:color="000000"/>
              <w:left w:val="single" w:sz="4" w:space="0" w:color="000000"/>
              <w:bottom w:val="single" w:sz="6" w:space="0" w:color="000000"/>
              <w:right w:val="single" w:sz="6" w:space="0" w:color="000000"/>
            </w:tcBorders>
          </w:tcPr>
          <w:p w14:paraId="4F4A1DBA" w14:textId="77777777" w:rsidR="006F0E00" w:rsidRDefault="006F0E00">
            <w:pPr>
              <w:spacing w:before="60" w:after="60" w:line="276" w:lineRule="auto"/>
              <w:rPr>
                <w:sz w:val="24"/>
                <w:szCs w:val="24"/>
              </w:rPr>
            </w:pPr>
          </w:p>
        </w:tc>
      </w:tr>
      <w:tr w:rsidR="006F0E00" w14:paraId="5FD407C7" w14:textId="77777777">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1E457B59" w14:textId="77777777" w:rsidR="006F0E00" w:rsidRDefault="00000000">
            <w:pPr>
              <w:spacing w:before="60" w:after="60" w:line="276" w:lineRule="auto"/>
              <w:jc w:val="center"/>
            </w:pPr>
            <w:r>
              <w:t>13</w:t>
            </w:r>
          </w:p>
        </w:tc>
        <w:tc>
          <w:tcPr>
            <w:tcW w:w="1379" w:type="dxa"/>
            <w:tcBorders>
              <w:top w:val="single" w:sz="6" w:space="0" w:color="000000"/>
              <w:left w:val="single" w:sz="6" w:space="0" w:color="000000"/>
              <w:bottom w:val="single" w:sz="6" w:space="0" w:color="000000"/>
              <w:right w:val="single" w:sz="6" w:space="0" w:color="000000"/>
            </w:tcBorders>
            <w:vAlign w:val="center"/>
          </w:tcPr>
          <w:p w14:paraId="6A99C0D3" w14:textId="77777777" w:rsidR="006F0E00" w:rsidRDefault="00000000">
            <w:pPr>
              <w:spacing w:before="60" w:after="60" w:line="276" w:lineRule="auto"/>
            </w:pPr>
            <w:r>
              <w:t>Tối ưu hoá mô hình</w:t>
            </w:r>
          </w:p>
        </w:tc>
        <w:tc>
          <w:tcPr>
            <w:tcW w:w="1377" w:type="dxa"/>
            <w:tcBorders>
              <w:top w:val="single" w:sz="6" w:space="0" w:color="000000"/>
              <w:left w:val="single" w:sz="6" w:space="0" w:color="000000"/>
              <w:bottom w:val="single" w:sz="6" w:space="0" w:color="000000"/>
              <w:right w:val="single" w:sz="6" w:space="0" w:color="000000"/>
            </w:tcBorders>
            <w:vAlign w:val="center"/>
          </w:tcPr>
          <w:p w14:paraId="27874109" w14:textId="77777777" w:rsidR="006F0E00" w:rsidRDefault="00000000">
            <w:pPr>
              <w:spacing w:before="60" w:after="60" w:line="276" w:lineRule="auto"/>
            </w:pPr>
            <w:r>
              <w:t>Báo cáo sau mỗi lần điều chỉnh mô hình và mô hình phân loại mới</w:t>
            </w:r>
          </w:p>
        </w:tc>
        <w:tc>
          <w:tcPr>
            <w:tcW w:w="1379" w:type="dxa"/>
            <w:tcBorders>
              <w:top w:val="single" w:sz="6" w:space="0" w:color="000000"/>
              <w:left w:val="single" w:sz="6" w:space="0" w:color="000000"/>
              <w:bottom w:val="single" w:sz="6" w:space="0" w:color="000000"/>
              <w:right w:val="single" w:sz="6" w:space="0" w:color="000000"/>
            </w:tcBorders>
            <w:vAlign w:val="center"/>
          </w:tcPr>
          <w:p w14:paraId="0AD6BCB5" w14:textId="77777777" w:rsidR="006F0E00" w:rsidRDefault="00000000">
            <w:pPr>
              <w:spacing w:before="60" w:after="60" w:line="276" w:lineRule="auto"/>
              <w:jc w:val="center"/>
            </w:pPr>
            <w:r>
              <w:t>04/2026 – 06/2026</w:t>
            </w:r>
          </w:p>
        </w:tc>
        <w:tc>
          <w:tcPr>
            <w:tcW w:w="1377" w:type="dxa"/>
            <w:tcBorders>
              <w:top w:val="single" w:sz="6" w:space="0" w:color="000000"/>
              <w:left w:val="single" w:sz="6" w:space="0" w:color="000000"/>
              <w:bottom w:val="single" w:sz="6" w:space="0" w:color="000000"/>
              <w:right w:val="single" w:sz="4" w:space="0" w:color="000000"/>
            </w:tcBorders>
            <w:vAlign w:val="center"/>
          </w:tcPr>
          <w:p w14:paraId="6B121556" w14:textId="77777777" w:rsidR="006F0E00" w:rsidRDefault="00000000">
            <w:pPr>
              <w:spacing w:before="60" w:after="60" w:line="276" w:lineRule="auto"/>
              <w:jc w:val="center"/>
            </w:pPr>
            <w:r>
              <w:t>Chủ nhiệm đề tài, nhóm nghiên cứu</w:t>
            </w:r>
          </w:p>
        </w:tc>
        <w:tc>
          <w:tcPr>
            <w:tcW w:w="1378" w:type="dxa"/>
            <w:tcBorders>
              <w:top w:val="single" w:sz="6" w:space="0" w:color="000000"/>
              <w:left w:val="single" w:sz="4" w:space="0" w:color="000000"/>
              <w:bottom w:val="single" w:sz="6" w:space="0" w:color="000000"/>
              <w:right w:val="single" w:sz="6" w:space="0" w:color="000000"/>
            </w:tcBorders>
          </w:tcPr>
          <w:p w14:paraId="2FC97D2E" w14:textId="77777777" w:rsidR="006F0E00" w:rsidRDefault="006F0E00">
            <w:pPr>
              <w:spacing w:before="60" w:after="60" w:line="276" w:lineRule="auto"/>
              <w:rPr>
                <w:sz w:val="24"/>
                <w:szCs w:val="24"/>
              </w:rPr>
            </w:pPr>
          </w:p>
        </w:tc>
      </w:tr>
      <w:tr w:rsidR="006F0E00" w14:paraId="38158794" w14:textId="77777777">
        <w:tc>
          <w:tcPr>
            <w:tcW w:w="2755" w:type="dxa"/>
            <w:gridSpan w:val="2"/>
            <w:tcBorders>
              <w:top w:val="single" w:sz="6" w:space="0" w:color="000000"/>
              <w:left w:val="single" w:sz="6" w:space="0" w:color="000000"/>
              <w:bottom w:val="single" w:sz="6" w:space="0" w:color="000000"/>
              <w:right w:val="single" w:sz="6" w:space="0" w:color="000000"/>
            </w:tcBorders>
            <w:vAlign w:val="center"/>
          </w:tcPr>
          <w:p w14:paraId="643B54BA" w14:textId="77777777" w:rsidR="006F0E00" w:rsidRDefault="00000000">
            <w:pPr>
              <w:spacing w:before="60" w:after="60" w:line="276" w:lineRule="auto"/>
              <w:jc w:val="center"/>
            </w:pPr>
            <w:r>
              <w:t>14</w:t>
            </w:r>
          </w:p>
        </w:tc>
        <w:tc>
          <w:tcPr>
            <w:tcW w:w="1379" w:type="dxa"/>
            <w:tcBorders>
              <w:top w:val="single" w:sz="6" w:space="0" w:color="000000"/>
              <w:left w:val="single" w:sz="6" w:space="0" w:color="000000"/>
              <w:bottom w:val="single" w:sz="6" w:space="0" w:color="000000"/>
              <w:right w:val="single" w:sz="6" w:space="0" w:color="000000"/>
            </w:tcBorders>
            <w:vAlign w:val="center"/>
          </w:tcPr>
          <w:p w14:paraId="532E51F0" w14:textId="77777777" w:rsidR="006F0E00" w:rsidRDefault="00000000">
            <w:pPr>
              <w:spacing w:before="60" w:after="60" w:line="276" w:lineRule="auto"/>
            </w:pPr>
            <w:r>
              <w:t>Thu thập kết quả nghiên cứu và viết báo cáo</w:t>
            </w:r>
          </w:p>
        </w:tc>
        <w:tc>
          <w:tcPr>
            <w:tcW w:w="1377" w:type="dxa"/>
            <w:tcBorders>
              <w:top w:val="single" w:sz="6" w:space="0" w:color="000000"/>
              <w:left w:val="single" w:sz="6" w:space="0" w:color="000000"/>
              <w:bottom w:val="single" w:sz="6" w:space="0" w:color="000000"/>
              <w:right w:val="single" w:sz="6" w:space="0" w:color="000000"/>
            </w:tcBorders>
            <w:vAlign w:val="center"/>
          </w:tcPr>
          <w:p w14:paraId="330A5362" w14:textId="77777777" w:rsidR="006F0E00" w:rsidRDefault="00000000">
            <w:pPr>
              <w:spacing w:before="60" w:after="60" w:line="276" w:lineRule="auto"/>
            </w:pPr>
            <w:r>
              <w:t>Bản báo cáo về kết quả nghiên cứu, bàn luận cũng như hướng phát triển tiếp theo cho nghiên cứu</w:t>
            </w:r>
          </w:p>
        </w:tc>
        <w:tc>
          <w:tcPr>
            <w:tcW w:w="1379" w:type="dxa"/>
            <w:tcBorders>
              <w:top w:val="single" w:sz="6" w:space="0" w:color="000000"/>
              <w:left w:val="single" w:sz="6" w:space="0" w:color="000000"/>
              <w:bottom w:val="single" w:sz="6" w:space="0" w:color="000000"/>
              <w:right w:val="single" w:sz="6" w:space="0" w:color="000000"/>
            </w:tcBorders>
            <w:vAlign w:val="center"/>
          </w:tcPr>
          <w:p w14:paraId="2E2D9F5C" w14:textId="77777777" w:rsidR="006F0E00" w:rsidRDefault="00000000">
            <w:pPr>
              <w:spacing w:before="60" w:after="60" w:line="276" w:lineRule="auto"/>
              <w:jc w:val="center"/>
            </w:pPr>
            <w:r>
              <w:t>06/2026</w:t>
            </w:r>
          </w:p>
        </w:tc>
        <w:tc>
          <w:tcPr>
            <w:tcW w:w="1377" w:type="dxa"/>
            <w:tcBorders>
              <w:top w:val="single" w:sz="6" w:space="0" w:color="000000"/>
              <w:left w:val="single" w:sz="6" w:space="0" w:color="000000"/>
              <w:bottom w:val="single" w:sz="6" w:space="0" w:color="000000"/>
              <w:right w:val="single" w:sz="4" w:space="0" w:color="000000"/>
            </w:tcBorders>
            <w:vAlign w:val="center"/>
          </w:tcPr>
          <w:p w14:paraId="27474E36" w14:textId="77777777" w:rsidR="006F0E00" w:rsidRDefault="00000000">
            <w:pPr>
              <w:spacing w:before="60" w:after="60" w:line="276" w:lineRule="auto"/>
              <w:jc w:val="center"/>
            </w:pPr>
            <w:r>
              <w:t>Chủ nhiệm đề tài, nhóm nghiên cứu</w:t>
            </w:r>
          </w:p>
        </w:tc>
        <w:tc>
          <w:tcPr>
            <w:tcW w:w="1378" w:type="dxa"/>
            <w:tcBorders>
              <w:top w:val="single" w:sz="6" w:space="0" w:color="000000"/>
              <w:left w:val="single" w:sz="4" w:space="0" w:color="000000"/>
              <w:bottom w:val="single" w:sz="6" w:space="0" w:color="000000"/>
              <w:right w:val="single" w:sz="6" w:space="0" w:color="000000"/>
            </w:tcBorders>
          </w:tcPr>
          <w:p w14:paraId="75903386" w14:textId="77777777" w:rsidR="006F0E00" w:rsidRDefault="006F0E00">
            <w:pPr>
              <w:spacing w:before="60" w:after="60" w:line="276" w:lineRule="auto"/>
              <w:rPr>
                <w:sz w:val="24"/>
                <w:szCs w:val="24"/>
              </w:rPr>
            </w:pPr>
          </w:p>
        </w:tc>
      </w:tr>
    </w:tbl>
    <w:p w14:paraId="2CFF01D2" w14:textId="77777777" w:rsidR="006F0E00" w:rsidRDefault="00000000">
      <w:pPr>
        <w:spacing w:line="276" w:lineRule="auto"/>
        <w:rPr>
          <w:i/>
          <w:sz w:val="24"/>
          <w:szCs w:val="24"/>
        </w:rPr>
      </w:pPr>
      <w:r>
        <w:rPr>
          <w:i/>
          <w:sz w:val="24"/>
          <w:szCs w:val="24"/>
        </w:rPr>
        <w:t>* Chỉ ghi những cá nhân có tên tại Mục 12</w:t>
      </w:r>
    </w:p>
    <w:p w14:paraId="4DF5B2F3" w14:textId="77777777" w:rsidR="006F0E00" w:rsidRDefault="006F0E00">
      <w:pPr>
        <w:spacing w:line="276" w:lineRule="auto"/>
        <w:rPr>
          <w:b/>
          <w:sz w:val="24"/>
          <w:szCs w:val="24"/>
        </w:rPr>
      </w:pPr>
    </w:p>
    <w:p w14:paraId="65DEF010" w14:textId="77777777" w:rsidR="006F0E00" w:rsidRDefault="006F0E00">
      <w:pPr>
        <w:spacing w:line="276" w:lineRule="auto"/>
        <w:rPr>
          <w:b/>
          <w:sz w:val="24"/>
          <w:szCs w:val="24"/>
        </w:rPr>
      </w:pPr>
    </w:p>
    <w:p w14:paraId="34AC8335" w14:textId="77777777" w:rsidR="006F0E00" w:rsidRDefault="00000000">
      <w:pPr>
        <w:spacing w:line="276" w:lineRule="auto"/>
        <w:rPr>
          <w:b/>
          <w:sz w:val="24"/>
          <w:szCs w:val="24"/>
        </w:rPr>
      </w:pPr>
      <w:r>
        <w:rPr>
          <w:b/>
          <w:sz w:val="24"/>
          <w:szCs w:val="24"/>
        </w:rPr>
        <w:t>III. SẢN PHẨM KH&amp;CN CỦA ĐỀ TÀI</w:t>
      </w:r>
    </w:p>
    <w:p w14:paraId="59326996" w14:textId="77777777" w:rsidR="006F0E00" w:rsidRDefault="006F0E00">
      <w:pPr>
        <w:spacing w:line="276" w:lineRule="auto"/>
        <w:rPr>
          <w:b/>
          <w:sz w:val="24"/>
          <w:szCs w:val="24"/>
        </w:rPr>
      </w:pPr>
    </w:p>
    <w:tbl>
      <w:tblPr>
        <w:tblStyle w:val="a3"/>
        <w:tblW w:w="10103" w:type="dxa"/>
        <w:tblInd w:w="15" w:type="dxa"/>
        <w:tblLayout w:type="fixed"/>
        <w:tblLook w:val="0400" w:firstRow="0" w:lastRow="0" w:firstColumn="0" w:lastColumn="0" w:noHBand="0" w:noVBand="1"/>
      </w:tblPr>
      <w:tblGrid>
        <w:gridCol w:w="841"/>
        <w:gridCol w:w="843"/>
        <w:gridCol w:w="842"/>
        <w:gridCol w:w="841"/>
        <w:gridCol w:w="843"/>
        <w:gridCol w:w="842"/>
        <w:gridCol w:w="841"/>
        <w:gridCol w:w="843"/>
        <w:gridCol w:w="842"/>
        <w:gridCol w:w="841"/>
        <w:gridCol w:w="843"/>
        <w:gridCol w:w="841"/>
      </w:tblGrid>
      <w:tr w:rsidR="006F0E00" w14:paraId="34633A6C" w14:textId="77777777">
        <w:trPr>
          <w:cantSplit/>
        </w:trPr>
        <w:tc>
          <w:tcPr>
            <w:tcW w:w="1684" w:type="dxa"/>
            <w:gridSpan w:val="2"/>
            <w:tcBorders>
              <w:top w:val="single" w:sz="4" w:space="0" w:color="000000"/>
              <w:left w:val="single" w:sz="4" w:space="0" w:color="000000"/>
              <w:bottom w:val="single" w:sz="4" w:space="0" w:color="000000"/>
              <w:right w:val="single" w:sz="4" w:space="0" w:color="000000"/>
            </w:tcBorders>
          </w:tcPr>
          <w:p w14:paraId="7E097774" w14:textId="77777777" w:rsidR="006F0E00" w:rsidRDefault="00000000">
            <w:pPr>
              <w:widowControl w:val="0"/>
              <w:spacing w:before="60" w:after="60" w:line="276" w:lineRule="auto"/>
              <w:rPr>
                <w:b/>
                <w:sz w:val="24"/>
                <w:szCs w:val="24"/>
              </w:rPr>
            </w:pPr>
            <w:r>
              <w:rPr>
                <w:b/>
                <w:sz w:val="24"/>
                <w:szCs w:val="24"/>
              </w:rPr>
              <w:t>22</w:t>
            </w:r>
          </w:p>
        </w:tc>
        <w:tc>
          <w:tcPr>
            <w:tcW w:w="8419" w:type="dxa"/>
            <w:gridSpan w:val="10"/>
            <w:tcBorders>
              <w:top w:val="single" w:sz="4" w:space="0" w:color="000000"/>
              <w:bottom w:val="single" w:sz="4" w:space="0" w:color="000000"/>
              <w:right w:val="single" w:sz="4" w:space="0" w:color="000000"/>
            </w:tcBorders>
          </w:tcPr>
          <w:p w14:paraId="4C38A6C9" w14:textId="77777777" w:rsidR="006F0E00" w:rsidRDefault="00000000">
            <w:pPr>
              <w:widowControl w:val="0"/>
              <w:spacing w:before="60" w:after="60" w:line="276" w:lineRule="auto"/>
              <w:rPr>
                <w:b/>
                <w:sz w:val="24"/>
                <w:szCs w:val="24"/>
              </w:rPr>
            </w:pPr>
            <w:r>
              <w:rPr>
                <w:b/>
                <w:sz w:val="24"/>
                <w:szCs w:val="24"/>
              </w:rPr>
              <w:t xml:space="preserve">Sản phẩm KH&amp;CN chính của đề tài và yêu cầu chất lượng cần đạt </w:t>
            </w:r>
            <w:r>
              <w:rPr>
                <w:i/>
                <w:sz w:val="24"/>
                <w:szCs w:val="24"/>
              </w:rPr>
              <w:t>(Liệt kê theo dạng sản phẩm)</w:t>
            </w:r>
            <w:r>
              <w:rPr>
                <w:b/>
                <w:sz w:val="24"/>
                <w:szCs w:val="24"/>
              </w:rPr>
              <w:t xml:space="preserve"> </w:t>
            </w:r>
          </w:p>
        </w:tc>
      </w:tr>
      <w:tr w:rsidR="006F0E00" w14:paraId="6B92F1C1" w14:textId="77777777">
        <w:trPr>
          <w:cantSplit/>
        </w:trPr>
        <w:tc>
          <w:tcPr>
            <w:tcW w:w="10103" w:type="dxa"/>
            <w:gridSpan w:val="12"/>
            <w:tcBorders>
              <w:top w:val="single" w:sz="4" w:space="0" w:color="000000"/>
              <w:left w:val="single" w:sz="4" w:space="0" w:color="000000"/>
              <w:bottom w:val="single" w:sz="4" w:space="0" w:color="000000"/>
              <w:right w:val="single" w:sz="4" w:space="0" w:color="000000"/>
            </w:tcBorders>
          </w:tcPr>
          <w:p w14:paraId="5DC50D0F" w14:textId="77777777" w:rsidR="006F0E00" w:rsidRDefault="00000000">
            <w:pPr>
              <w:widowControl w:val="0"/>
              <w:spacing w:before="60" w:after="60" w:line="276" w:lineRule="auto"/>
              <w:jc w:val="both"/>
              <w:rPr>
                <w:b/>
                <w:sz w:val="24"/>
                <w:szCs w:val="24"/>
              </w:rPr>
            </w:pPr>
            <w:r>
              <w:rPr>
                <w:b/>
                <w:sz w:val="24"/>
                <w:szCs w:val="24"/>
              </w:rPr>
              <w:t xml:space="preserve">Dạng I: </w:t>
            </w:r>
            <w:r>
              <w:rPr>
                <w:sz w:val="24"/>
                <w:szCs w:val="24"/>
              </w:rPr>
              <w:t>Mẫu (</w:t>
            </w:r>
            <w:r>
              <w:rPr>
                <w:i/>
                <w:sz w:val="24"/>
                <w:szCs w:val="24"/>
              </w:rPr>
              <w:t xml:space="preserve">model, maket); </w:t>
            </w:r>
            <w:r>
              <w:rPr>
                <w:sz w:val="24"/>
                <w:szCs w:val="24"/>
              </w:rPr>
              <w:t>sản phẩm</w:t>
            </w:r>
            <w:r>
              <w:rPr>
                <w:i/>
                <w:sz w:val="24"/>
                <w:szCs w:val="24"/>
              </w:rPr>
              <w:t xml:space="preserve"> (Vũ khí, trang bị kỹ thuật; vật liệu; thiết bị, máy móc, dây chuyền công nghệ...)</w:t>
            </w:r>
          </w:p>
        </w:tc>
      </w:tr>
      <w:tr w:rsidR="006F0E00" w14:paraId="1D575B2E" w14:textId="77777777">
        <w:trPr>
          <w:cantSplit/>
        </w:trPr>
        <w:tc>
          <w:tcPr>
            <w:tcW w:w="841" w:type="dxa"/>
            <w:vMerge w:val="restart"/>
            <w:tcBorders>
              <w:top w:val="single" w:sz="6" w:space="0" w:color="000000"/>
              <w:left w:val="single" w:sz="6" w:space="0" w:color="000000"/>
              <w:bottom w:val="single" w:sz="6" w:space="0" w:color="000000"/>
              <w:right w:val="single" w:sz="6" w:space="0" w:color="000000"/>
            </w:tcBorders>
            <w:vAlign w:val="center"/>
          </w:tcPr>
          <w:p w14:paraId="7F517C3C" w14:textId="77777777" w:rsidR="006F0E00" w:rsidRDefault="00000000">
            <w:pPr>
              <w:spacing w:before="60" w:after="60" w:line="276" w:lineRule="auto"/>
              <w:rPr>
                <w:sz w:val="24"/>
                <w:szCs w:val="24"/>
              </w:rPr>
            </w:pPr>
            <w:r>
              <w:rPr>
                <w:b/>
                <w:sz w:val="40"/>
                <w:szCs w:val="40"/>
                <w:vertAlign w:val="subscript"/>
              </w:rPr>
              <w:t>Số TT</w:t>
            </w:r>
          </w:p>
        </w:tc>
        <w:tc>
          <w:tcPr>
            <w:tcW w:w="2526" w:type="dxa"/>
            <w:gridSpan w:val="3"/>
            <w:vMerge w:val="restart"/>
            <w:tcBorders>
              <w:top w:val="single" w:sz="6" w:space="0" w:color="000000"/>
              <w:left w:val="single" w:sz="6" w:space="0" w:color="000000"/>
              <w:bottom w:val="single" w:sz="6" w:space="0" w:color="000000"/>
              <w:right w:val="single" w:sz="6" w:space="0" w:color="000000"/>
            </w:tcBorders>
            <w:vAlign w:val="center"/>
          </w:tcPr>
          <w:p w14:paraId="74180533" w14:textId="77777777" w:rsidR="006F0E00" w:rsidRDefault="00000000">
            <w:pPr>
              <w:spacing w:before="60" w:after="60" w:line="276" w:lineRule="auto"/>
              <w:jc w:val="center"/>
              <w:rPr>
                <w:sz w:val="24"/>
                <w:szCs w:val="24"/>
              </w:rPr>
            </w:pPr>
            <w:r>
              <w:rPr>
                <w:b/>
                <w:sz w:val="24"/>
                <w:szCs w:val="24"/>
              </w:rPr>
              <w:t>Tên sản phẩm cụ thể và chỉ tiêu chất lượng chủ yếu của sản phẩm</w:t>
            </w:r>
          </w:p>
        </w:tc>
        <w:tc>
          <w:tcPr>
            <w:tcW w:w="1685" w:type="dxa"/>
            <w:gridSpan w:val="2"/>
            <w:vMerge w:val="restart"/>
            <w:tcBorders>
              <w:top w:val="single" w:sz="6" w:space="0" w:color="000000"/>
              <w:left w:val="single" w:sz="6" w:space="0" w:color="000000"/>
              <w:bottom w:val="single" w:sz="6" w:space="0" w:color="000000"/>
              <w:right w:val="single" w:sz="6" w:space="0" w:color="000000"/>
            </w:tcBorders>
            <w:vAlign w:val="center"/>
          </w:tcPr>
          <w:p w14:paraId="588C7C06" w14:textId="77777777" w:rsidR="006F0E00" w:rsidRDefault="00000000">
            <w:pPr>
              <w:spacing w:before="60" w:after="60" w:line="276" w:lineRule="auto"/>
              <w:jc w:val="center"/>
              <w:rPr>
                <w:b/>
                <w:sz w:val="24"/>
                <w:szCs w:val="24"/>
              </w:rPr>
            </w:pPr>
            <w:r>
              <w:rPr>
                <w:b/>
                <w:sz w:val="24"/>
                <w:szCs w:val="24"/>
              </w:rPr>
              <w:t>Đơn vị đo</w:t>
            </w:r>
          </w:p>
        </w:tc>
        <w:tc>
          <w:tcPr>
            <w:tcW w:w="3367" w:type="dxa"/>
            <w:gridSpan w:val="4"/>
            <w:tcBorders>
              <w:top w:val="single" w:sz="6" w:space="0" w:color="000000"/>
              <w:left w:val="single" w:sz="6" w:space="0" w:color="000000"/>
              <w:bottom w:val="single" w:sz="6" w:space="0" w:color="000000"/>
              <w:right w:val="single" w:sz="6" w:space="0" w:color="000000"/>
            </w:tcBorders>
            <w:vAlign w:val="center"/>
          </w:tcPr>
          <w:p w14:paraId="207ECDD2" w14:textId="77777777" w:rsidR="006F0E00" w:rsidRDefault="00000000">
            <w:pPr>
              <w:spacing w:before="60" w:after="60" w:line="276" w:lineRule="auto"/>
              <w:jc w:val="center"/>
              <w:rPr>
                <w:b/>
                <w:sz w:val="24"/>
                <w:szCs w:val="24"/>
              </w:rPr>
            </w:pPr>
            <w:r>
              <w:rPr>
                <w:b/>
                <w:sz w:val="24"/>
                <w:szCs w:val="24"/>
              </w:rPr>
              <w:t>Mức chất lượng</w:t>
            </w:r>
          </w:p>
        </w:tc>
        <w:tc>
          <w:tcPr>
            <w:tcW w:w="1684" w:type="dxa"/>
            <w:gridSpan w:val="2"/>
            <w:vMerge w:val="restart"/>
            <w:tcBorders>
              <w:top w:val="single" w:sz="6" w:space="0" w:color="000000"/>
              <w:left w:val="single" w:sz="6" w:space="0" w:color="000000"/>
              <w:bottom w:val="single" w:sz="6" w:space="0" w:color="000000"/>
              <w:right w:val="single" w:sz="6" w:space="0" w:color="000000"/>
            </w:tcBorders>
            <w:vAlign w:val="center"/>
          </w:tcPr>
          <w:p w14:paraId="3BAAAA63" w14:textId="77777777" w:rsidR="006F0E00" w:rsidRDefault="00000000">
            <w:pPr>
              <w:spacing w:before="60" w:after="60" w:line="276" w:lineRule="auto"/>
              <w:jc w:val="center"/>
              <w:rPr>
                <w:b/>
                <w:sz w:val="24"/>
                <w:szCs w:val="24"/>
              </w:rPr>
            </w:pPr>
            <w:r>
              <w:rPr>
                <w:b/>
                <w:sz w:val="24"/>
                <w:szCs w:val="24"/>
              </w:rPr>
              <w:t xml:space="preserve">Dự kiến số lượng/quy mô sản phẩm tạo ra </w:t>
            </w:r>
          </w:p>
        </w:tc>
      </w:tr>
      <w:tr w:rsidR="006F0E00" w14:paraId="6F18EFE7" w14:textId="77777777">
        <w:trPr>
          <w:cantSplit/>
        </w:trPr>
        <w:tc>
          <w:tcPr>
            <w:tcW w:w="841" w:type="dxa"/>
            <w:vMerge/>
            <w:tcBorders>
              <w:top w:val="single" w:sz="6" w:space="0" w:color="000000"/>
              <w:left w:val="single" w:sz="6" w:space="0" w:color="000000"/>
              <w:bottom w:val="single" w:sz="6" w:space="0" w:color="000000"/>
              <w:right w:val="single" w:sz="6" w:space="0" w:color="000000"/>
            </w:tcBorders>
            <w:vAlign w:val="center"/>
          </w:tcPr>
          <w:p w14:paraId="3B51A491" w14:textId="77777777" w:rsidR="006F0E00" w:rsidRDefault="006F0E00">
            <w:pPr>
              <w:widowControl w:val="0"/>
              <w:pBdr>
                <w:top w:val="nil"/>
                <w:left w:val="nil"/>
                <w:bottom w:val="nil"/>
                <w:right w:val="nil"/>
                <w:between w:val="nil"/>
              </w:pBdr>
              <w:spacing w:line="276" w:lineRule="auto"/>
              <w:rPr>
                <w:b/>
                <w:sz w:val="24"/>
                <w:szCs w:val="24"/>
              </w:rPr>
            </w:pPr>
          </w:p>
        </w:tc>
        <w:tc>
          <w:tcPr>
            <w:tcW w:w="2526" w:type="dxa"/>
            <w:gridSpan w:val="3"/>
            <w:vMerge/>
            <w:tcBorders>
              <w:top w:val="single" w:sz="6" w:space="0" w:color="000000"/>
              <w:left w:val="single" w:sz="6" w:space="0" w:color="000000"/>
              <w:bottom w:val="single" w:sz="6" w:space="0" w:color="000000"/>
              <w:right w:val="single" w:sz="6" w:space="0" w:color="000000"/>
            </w:tcBorders>
            <w:vAlign w:val="center"/>
          </w:tcPr>
          <w:p w14:paraId="462312A3" w14:textId="77777777" w:rsidR="006F0E00" w:rsidRDefault="006F0E00">
            <w:pPr>
              <w:widowControl w:val="0"/>
              <w:pBdr>
                <w:top w:val="nil"/>
                <w:left w:val="nil"/>
                <w:bottom w:val="nil"/>
                <w:right w:val="nil"/>
                <w:between w:val="nil"/>
              </w:pBdr>
              <w:spacing w:line="276" w:lineRule="auto"/>
              <w:rPr>
                <w:b/>
                <w:sz w:val="24"/>
                <w:szCs w:val="24"/>
              </w:rPr>
            </w:pPr>
          </w:p>
        </w:tc>
        <w:tc>
          <w:tcPr>
            <w:tcW w:w="1685" w:type="dxa"/>
            <w:gridSpan w:val="2"/>
            <w:vMerge/>
            <w:tcBorders>
              <w:top w:val="single" w:sz="6" w:space="0" w:color="000000"/>
              <w:left w:val="single" w:sz="6" w:space="0" w:color="000000"/>
              <w:bottom w:val="single" w:sz="6" w:space="0" w:color="000000"/>
              <w:right w:val="single" w:sz="6" w:space="0" w:color="000000"/>
            </w:tcBorders>
            <w:vAlign w:val="center"/>
          </w:tcPr>
          <w:p w14:paraId="4A8EC763" w14:textId="77777777" w:rsidR="006F0E00" w:rsidRDefault="006F0E00">
            <w:pPr>
              <w:widowControl w:val="0"/>
              <w:pBdr>
                <w:top w:val="nil"/>
                <w:left w:val="nil"/>
                <w:bottom w:val="nil"/>
                <w:right w:val="nil"/>
                <w:between w:val="nil"/>
              </w:pBdr>
              <w:spacing w:line="276" w:lineRule="auto"/>
              <w:rPr>
                <w:b/>
                <w:sz w:val="24"/>
                <w:szCs w:val="24"/>
              </w:rPr>
            </w:pPr>
          </w:p>
        </w:tc>
        <w:tc>
          <w:tcPr>
            <w:tcW w:w="841" w:type="dxa"/>
            <w:vMerge w:val="restart"/>
            <w:tcBorders>
              <w:top w:val="single" w:sz="6" w:space="0" w:color="000000"/>
              <w:left w:val="single" w:sz="6" w:space="0" w:color="000000"/>
              <w:bottom w:val="single" w:sz="6" w:space="0" w:color="000000"/>
              <w:right w:val="single" w:sz="6" w:space="0" w:color="000000"/>
            </w:tcBorders>
            <w:vAlign w:val="center"/>
          </w:tcPr>
          <w:p w14:paraId="62840870" w14:textId="77777777" w:rsidR="006F0E00" w:rsidRDefault="00000000">
            <w:pPr>
              <w:spacing w:before="60" w:after="60" w:line="276" w:lineRule="auto"/>
              <w:jc w:val="center"/>
              <w:rPr>
                <w:sz w:val="24"/>
                <w:szCs w:val="24"/>
              </w:rPr>
            </w:pPr>
            <w:r>
              <w:rPr>
                <w:b/>
                <w:sz w:val="24"/>
                <w:szCs w:val="24"/>
              </w:rPr>
              <w:t>Cần đạt</w:t>
            </w:r>
          </w:p>
        </w:tc>
        <w:tc>
          <w:tcPr>
            <w:tcW w:w="2526" w:type="dxa"/>
            <w:gridSpan w:val="3"/>
            <w:tcBorders>
              <w:top w:val="single" w:sz="6" w:space="0" w:color="000000"/>
              <w:left w:val="single" w:sz="6" w:space="0" w:color="000000"/>
              <w:bottom w:val="single" w:sz="6" w:space="0" w:color="000000"/>
              <w:right w:val="single" w:sz="6" w:space="0" w:color="000000"/>
            </w:tcBorders>
            <w:vAlign w:val="center"/>
          </w:tcPr>
          <w:p w14:paraId="7E44AAF8" w14:textId="77777777" w:rsidR="006F0E00" w:rsidRDefault="00000000">
            <w:pPr>
              <w:spacing w:line="276" w:lineRule="auto"/>
              <w:jc w:val="center"/>
              <w:rPr>
                <w:b/>
                <w:sz w:val="24"/>
                <w:szCs w:val="24"/>
              </w:rPr>
            </w:pPr>
            <w:r>
              <w:rPr>
                <w:b/>
                <w:sz w:val="24"/>
                <w:szCs w:val="24"/>
              </w:rPr>
              <w:t xml:space="preserve">Mẫu tương tự </w:t>
            </w:r>
          </w:p>
          <w:p w14:paraId="2B5FD6B8" w14:textId="77777777" w:rsidR="006F0E00" w:rsidRDefault="00000000">
            <w:pPr>
              <w:spacing w:line="276" w:lineRule="auto"/>
              <w:rPr>
                <w:sz w:val="24"/>
                <w:szCs w:val="24"/>
              </w:rPr>
            </w:pPr>
            <w:r>
              <w:rPr>
                <w:sz w:val="24"/>
                <w:szCs w:val="24"/>
              </w:rPr>
              <w:t>(theo các tiêu chuẩn mới nhất)</w:t>
            </w:r>
          </w:p>
        </w:tc>
        <w:tc>
          <w:tcPr>
            <w:tcW w:w="1684" w:type="dxa"/>
            <w:gridSpan w:val="2"/>
            <w:vMerge/>
            <w:tcBorders>
              <w:top w:val="single" w:sz="6" w:space="0" w:color="000000"/>
              <w:left w:val="single" w:sz="6" w:space="0" w:color="000000"/>
              <w:bottom w:val="single" w:sz="6" w:space="0" w:color="000000"/>
              <w:right w:val="single" w:sz="6" w:space="0" w:color="000000"/>
            </w:tcBorders>
            <w:vAlign w:val="center"/>
          </w:tcPr>
          <w:p w14:paraId="16BD169B" w14:textId="77777777" w:rsidR="006F0E00" w:rsidRDefault="006F0E00">
            <w:pPr>
              <w:widowControl w:val="0"/>
              <w:pBdr>
                <w:top w:val="nil"/>
                <w:left w:val="nil"/>
                <w:bottom w:val="nil"/>
                <w:right w:val="nil"/>
                <w:between w:val="nil"/>
              </w:pBdr>
              <w:spacing w:line="276" w:lineRule="auto"/>
              <w:rPr>
                <w:sz w:val="24"/>
                <w:szCs w:val="24"/>
              </w:rPr>
            </w:pPr>
          </w:p>
        </w:tc>
      </w:tr>
      <w:tr w:rsidR="006F0E00" w14:paraId="4C267EF6" w14:textId="77777777">
        <w:trPr>
          <w:cantSplit/>
        </w:trPr>
        <w:tc>
          <w:tcPr>
            <w:tcW w:w="841" w:type="dxa"/>
            <w:vMerge/>
            <w:tcBorders>
              <w:top w:val="single" w:sz="6" w:space="0" w:color="000000"/>
              <w:left w:val="single" w:sz="6" w:space="0" w:color="000000"/>
              <w:bottom w:val="single" w:sz="6" w:space="0" w:color="000000"/>
              <w:right w:val="single" w:sz="6" w:space="0" w:color="000000"/>
            </w:tcBorders>
            <w:vAlign w:val="center"/>
          </w:tcPr>
          <w:p w14:paraId="2AB86895" w14:textId="77777777" w:rsidR="006F0E00" w:rsidRDefault="006F0E00">
            <w:pPr>
              <w:widowControl w:val="0"/>
              <w:pBdr>
                <w:top w:val="nil"/>
                <w:left w:val="nil"/>
                <w:bottom w:val="nil"/>
                <w:right w:val="nil"/>
                <w:between w:val="nil"/>
              </w:pBdr>
              <w:spacing w:line="276" w:lineRule="auto"/>
              <w:rPr>
                <w:sz w:val="24"/>
                <w:szCs w:val="24"/>
              </w:rPr>
            </w:pPr>
          </w:p>
        </w:tc>
        <w:tc>
          <w:tcPr>
            <w:tcW w:w="2526" w:type="dxa"/>
            <w:gridSpan w:val="3"/>
            <w:vMerge/>
            <w:tcBorders>
              <w:top w:val="single" w:sz="6" w:space="0" w:color="000000"/>
              <w:left w:val="single" w:sz="6" w:space="0" w:color="000000"/>
              <w:bottom w:val="single" w:sz="6" w:space="0" w:color="000000"/>
              <w:right w:val="single" w:sz="6" w:space="0" w:color="000000"/>
            </w:tcBorders>
            <w:vAlign w:val="center"/>
          </w:tcPr>
          <w:p w14:paraId="7F90D2C0" w14:textId="77777777" w:rsidR="006F0E00" w:rsidRDefault="006F0E00">
            <w:pPr>
              <w:widowControl w:val="0"/>
              <w:pBdr>
                <w:top w:val="nil"/>
                <w:left w:val="nil"/>
                <w:bottom w:val="nil"/>
                <w:right w:val="nil"/>
                <w:between w:val="nil"/>
              </w:pBdr>
              <w:spacing w:line="276" w:lineRule="auto"/>
              <w:rPr>
                <w:sz w:val="24"/>
                <w:szCs w:val="24"/>
              </w:rPr>
            </w:pPr>
          </w:p>
        </w:tc>
        <w:tc>
          <w:tcPr>
            <w:tcW w:w="1685" w:type="dxa"/>
            <w:gridSpan w:val="2"/>
            <w:vMerge/>
            <w:tcBorders>
              <w:top w:val="single" w:sz="6" w:space="0" w:color="000000"/>
              <w:left w:val="single" w:sz="6" w:space="0" w:color="000000"/>
              <w:bottom w:val="single" w:sz="6" w:space="0" w:color="000000"/>
              <w:right w:val="single" w:sz="6" w:space="0" w:color="000000"/>
            </w:tcBorders>
            <w:vAlign w:val="center"/>
          </w:tcPr>
          <w:p w14:paraId="71F1F98C" w14:textId="77777777" w:rsidR="006F0E00" w:rsidRDefault="006F0E00">
            <w:pPr>
              <w:widowControl w:val="0"/>
              <w:pBdr>
                <w:top w:val="nil"/>
                <w:left w:val="nil"/>
                <w:bottom w:val="nil"/>
                <w:right w:val="nil"/>
                <w:between w:val="nil"/>
              </w:pBdr>
              <w:spacing w:line="276" w:lineRule="auto"/>
              <w:rPr>
                <w:sz w:val="24"/>
                <w:szCs w:val="24"/>
              </w:rPr>
            </w:pPr>
          </w:p>
        </w:tc>
        <w:tc>
          <w:tcPr>
            <w:tcW w:w="841" w:type="dxa"/>
            <w:vMerge/>
            <w:tcBorders>
              <w:top w:val="single" w:sz="6" w:space="0" w:color="000000"/>
              <w:left w:val="single" w:sz="6" w:space="0" w:color="000000"/>
              <w:bottom w:val="single" w:sz="6" w:space="0" w:color="000000"/>
              <w:right w:val="single" w:sz="6" w:space="0" w:color="000000"/>
            </w:tcBorders>
            <w:vAlign w:val="center"/>
          </w:tcPr>
          <w:p w14:paraId="6AFF5BFB" w14:textId="77777777" w:rsidR="006F0E00" w:rsidRDefault="006F0E00">
            <w:pPr>
              <w:widowControl w:val="0"/>
              <w:pBdr>
                <w:top w:val="nil"/>
                <w:left w:val="nil"/>
                <w:bottom w:val="nil"/>
                <w:right w:val="nil"/>
                <w:between w:val="nil"/>
              </w:pBdr>
              <w:spacing w:line="276" w:lineRule="auto"/>
              <w:rPr>
                <w:sz w:val="24"/>
                <w:szCs w:val="24"/>
              </w:rPr>
            </w:pPr>
          </w:p>
        </w:tc>
        <w:tc>
          <w:tcPr>
            <w:tcW w:w="1685" w:type="dxa"/>
            <w:gridSpan w:val="2"/>
            <w:tcBorders>
              <w:left w:val="single" w:sz="6" w:space="0" w:color="000000"/>
              <w:bottom w:val="single" w:sz="6" w:space="0" w:color="000000"/>
              <w:right w:val="single" w:sz="6" w:space="0" w:color="000000"/>
            </w:tcBorders>
            <w:vAlign w:val="center"/>
          </w:tcPr>
          <w:p w14:paraId="61788A38" w14:textId="77777777" w:rsidR="006F0E00" w:rsidRDefault="00000000">
            <w:pPr>
              <w:spacing w:before="60" w:after="60" w:line="276" w:lineRule="auto"/>
              <w:jc w:val="center"/>
              <w:rPr>
                <w:b/>
                <w:sz w:val="24"/>
                <w:szCs w:val="24"/>
              </w:rPr>
            </w:pPr>
            <w:r>
              <w:rPr>
                <w:b/>
                <w:sz w:val="24"/>
                <w:szCs w:val="24"/>
              </w:rPr>
              <w:t>Trong nước</w:t>
            </w:r>
          </w:p>
        </w:tc>
        <w:tc>
          <w:tcPr>
            <w:tcW w:w="841" w:type="dxa"/>
            <w:tcBorders>
              <w:left w:val="single" w:sz="6" w:space="0" w:color="000000"/>
              <w:bottom w:val="single" w:sz="6" w:space="0" w:color="000000"/>
              <w:right w:val="single" w:sz="6" w:space="0" w:color="000000"/>
            </w:tcBorders>
            <w:vAlign w:val="center"/>
          </w:tcPr>
          <w:p w14:paraId="685B5EAF" w14:textId="77777777" w:rsidR="006F0E00" w:rsidRDefault="00000000">
            <w:pPr>
              <w:spacing w:before="60" w:after="60" w:line="276" w:lineRule="auto"/>
              <w:jc w:val="center"/>
              <w:rPr>
                <w:b/>
                <w:sz w:val="24"/>
                <w:szCs w:val="24"/>
              </w:rPr>
            </w:pPr>
            <w:r>
              <w:rPr>
                <w:b/>
                <w:sz w:val="24"/>
                <w:szCs w:val="24"/>
              </w:rPr>
              <w:t>Thế giới</w:t>
            </w:r>
          </w:p>
        </w:tc>
        <w:tc>
          <w:tcPr>
            <w:tcW w:w="1684" w:type="dxa"/>
            <w:gridSpan w:val="2"/>
            <w:vMerge/>
            <w:tcBorders>
              <w:top w:val="single" w:sz="6" w:space="0" w:color="000000"/>
              <w:left w:val="single" w:sz="6" w:space="0" w:color="000000"/>
              <w:bottom w:val="single" w:sz="6" w:space="0" w:color="000000"/>
              <w:right w:val="single" w:sz="6" w:space="0" w:color="000000"/>
            </w:tcBorders>
            <w:vAlign w:val="center"/>
          </w:tcPr>
          <w:p w14:paraId="144C3F56" w14:textId="77777777" w:rsidR="006F0E00" w:rsidRDefault="006F0E00">
            <w:pPr>
              <w:widowControl w:val="0"/>
              <w:pBdr>
                <w:top w:val="nil"/>
                <w:left w:val="nil"/>
                <w:bottom w:val="nil"/>
                <w:right w:val="nil"/>
                <w:between w:val="nil"/>
              </w:pBdr>
              <w:spacing w:line="276" w:lineRule="auto"/>
              <w:rPr>
                <w:b/>
                <w:sz w:val="24"/>
                <w:szCs w:val="24"/>
              </w:rPr>
            </w:pPr>
          </w:p>
        </w:tc>
      </w:tr>
      <w:tr w:rsidR="006F0E00" w14:paraId="53B5A9E6" w14:textId="77777777">
        <w:tc>
          <w:tcPr>
            <w:tcW w:w="841" w:type="dxa"/>
            <w:tcBorders>
              <w:top w:val="single" w:sz="6" w:space="0" w:color="000000"/>
              <w:left w:val="single" w:sz="6" w:space="0" w:color="000000"/>
              <w:bottom w:val="single" w:sz="6" w:space="0" w:color="000000"/>
              <w:right w:val="single" w:sz="6" w:space="0" w:color="000000"/>
            </w:tcBorders>
          </w:tcPr>
          <w:p w14:paraId="7BE19076" w14:textId="77777777" w:rsidR="006F0E00" w:rsidRDefault="00000000">
            <w:pPr>
              <w:spacing w:before="120" w:after="120" w:line="276" w:lineRule="auto"/>
              <w:jc w:val="center"/>
              <w:rPr>
                <w:i/>
                <w:sz w:val="24"/>
                <w:szCs w:val="24"/>
              </w:rPr>
            </w:pPr>
            <w:r>
              <w:rPr>
                <w:i/>
                <w:sz w:val="24"/>
                <w:szCs w:val="24"/>
              </w:rPr>
              <w:t>(1)</w:t>
            </w:r>
          </w:p>
        </w:tc>
        <w:tc>
          <w:tcPr>
            <w:tcW w:w="2526" w:type="dxa"/>
            <w:gridSpan w:val="3"/>
            <w:tcBorders>
              <w:top w:val="single" w:sz="6" w:space="0" w:color="000000"/>
              <w:left w:val="single" w:sz="6" w:space="0" w:color="000000"/>
              <w:bottom w:val="single" w:sz="6" w:space="0" w:color="000000"/>
              <w:right w:val="single" w:sz="6" w:space="0" w:color="000000"/>
            </w:tcBorders>
          </w:tcPr>
          <w:p w14:paraId="176FEAB1" w14:textId="77777777" w:rsidR="006F0E00" w:rsidRDefault="00000000">
            <w:pPr>
              <w:spacing w:before="120" w:after="120" w:line="276" w:lineRule="auto"/>
              <w:jc w:val="center"/>
              <w:rPr>
                <w:i/>
                <w:sz w:val="24"/>
                <w:szCs w:val="24"/>
              </w:rPr>
            </w:pPr>
            <w:r>
              <w:rPr>
                <w:i/>
                <w:sz w:val="24"/>
                <w:szCs w:val="24"/>
              </w:rPr>
              <w:t>(2)</w:t>
            </w:r>
          </w:p>
        </w:tc>
        <w:tc>
          <w:tcPr>
            <w:tcW w:w="1685" w:type="dxa"/>
            <w:gridSpan w:val="2"/>
            <w:tcBorders>
              <w:top w:val="single" w:sz="6" w:space="0" w:color="000000"/>
              <w:left w:val="single" w:sz="6" w:space="0" w:color="000000"/>
              <w:bottom w:val="single" w:sz="6" w:space="0" w:color="000000"/>
              <w:right w:val="single" w:sz="6" w:space="0" w:color="000000"/>
            </w:tcBorders>
          </w:tcPr>
          <w:p w14:paraId="3B8B4A77" w14:textId="77777777" w:rsidR="006F0E00" w:rsidRDefault="00000000">
            <w:pPr>
              <w:spacing w:before="120" w:after="120" w:line="276" w:lineRule="auto"/>
              <w:jc w:val="center"/>
              <w:rPr>
                <w:i/>
                <w:sz w:val="24"/>
                <w:szCs w:val="24"/>
              </w:rPr>
            </w:pPr>
            <w:r>
              <w:rPr>
                <w:i/>
                <w:sz w:val="24"/>
                <w:szCs w:val="24"/>
              </w:rPr>
              <w:t>(3)</w:t>
            </w:r>
          </w:p>
        </w:tc>
        <w:tc>
          <w:tcPr>
            <w:tcW w:w="841" w:type="dxa"/>
            <w:tcBorders>
              <w:top w:val="single" w:sz="6" w:space="0" w:color="000000"/>
              <w:left w:val="single" w:sz="6" w:space="0" w:color="000000"/>
              <w:bottom w:val="single" w:sz="6" w:space="0" w:color="000000"/>
              <w:right w:val="single" w:sz="6" w:space="0" w:color="000000"/>
            </w:tcBorders>
          </w:tcPr>
          <w:p w14:paraId="69B4799D" w14:textId="77777777" w:rsidR="006F0E00" w:rsidRDefault="00000000">
            <w:pPr>
              <w:spacing w:before="120" w:after="120" w:line="276" w:lineRule="auto"/>
              <w:jc w:val="center"/>
              <w:rPr>
                <w:i/>
                <w:sz w:val="24"/>
                <w:szCs w:val="24"/>
              </w:rPr>
            </w:pPr>
            <w:r>
              <w:rPr>
                <w:i/>
                <w:sz w:val="24"/>
                <w:szCs w:val="24"/>
              </w:rPr>
              <w:t>(4)</w:t>
            </w:r>
          </w:p>
        </w:tc>
        <w:tc>
          <w:tcPr>
            <w:tcW w:w="1685" w:type="dxa"/>
            <w:gridSpan w:val="2"/>
            <w:tcBorders>
              <w:top w:val="single" w:sz="6" w:space="0" w:color="000000"/>
              <w:left w:val="single" w:sz="6" w:space="0" w:color="000000"/>
              <w:bottom w:val="single" w:sz="6" w:space="0" w:color="000000"/>
              <w:right w:val="single" w:sz="6" w:space="0" w:color="000000"/>
            </w:tcBorders>
          </w:tcPr>
          <w:p w14:paraId="4BAA79B1" w14:textId="77777777" w:rsidR="006F0E00" w:rsidRDefault="00000000">
            <w:pPr>
              <w:spacing w:before="120" w:after="120" w:line="276" w:lineRule="auto"/>
              <w:jc w:val="center"/>
              <w:rPr>
                <w:i/>
                <w:sz w:val="24"/>
                <w:szCs w:val="24"/>
              </w:rPr>
            </w:pPr>
            <w:r>
              <w:rPr>
                <w:i/>
                <w:sz w:val="24"/>
                <w:szCs w:val="24"/>
              </w:rPr>
              <w:t>(5)</w:t>
            </w:r>
          </w:p>
        </w:tc>
        <w:tc>
          <w:tcPr>
            <w:tcW w:w="841" w:type="dxa"/>
            <w:tcBorders>
              <w:top w:val="single" w:sz="6" w:space="0" w:color="000000"/>
              <w:left w:val="single" w:sz="6" w:space="0" w:color="000000"/>
              <w:bottom w:val="single" w:sz="6" w:space="0" w:color="000000"/>
              <w:right w:val="single" w:sz="6" w:space="0" w:color="000000"/>
            </w:tcBorders>
          </w:tcPr>
          <w:p w14:paraId="660B463A" w14:textId="77777777" w:rsidR="006F0E00" w:rsidRDefault="00000000">
            <w:pPr>
              <w:spacing w:before="120" w:after="120" w:line="276" w:lineRule="auto"/>
              <w:jc w:val="center"/>
              <w:rPr>
                <w:i/>
                <w:sz w:val="24"/>
                <w:szCs w:val="24"/>
              </w:rPr>
            </w:pPr>
            <w:r>
              <w:rPr>
                <w:i/>
                <w:sz w:val="24"/>
                <w:szCs w:val="24"/>
              </w:rPr>
              <w:t>(6)</w:t>
            </w:r>
          </w:p>
        </w:tc>
        <w:tc>
          <w:tcPr>
            <w:tcW w:w="1684" w:type="dxa"/>
            <w:gridSpan w:val="2"/>
            <w:tcBorders>
              <w:top w:val="single" w:sz="6" w:space="0" w:color="000000"/>
              <w:left w:val="single" w:sz="6" w:space="0" w:color="000000"/>
              <w:bottom w:val="single" w:sz="6" w:space="0" w:color="000000"/>
              <w:right w:val="single" w:sz="6" w:space="0" w:color="000000"/>
            </w:tcBorders>
          </w:tcPr>
          <w:p w14:paraId="5992117C" w14:textId="77777777" w:rsidR="006F0E00" w:rsidRDefault="00000000">
            <w:pPr>
              <w:spacing w:before="120" w:after="120" w:line="276" w:lineRule="auto"/>
              <w:jc w:val="center"/>
              <w:rPr>
                <w:i/>
                <w:sz w:val="24"/>
                <w:szCs w:val="24"/>
              </w:rPr>
            </w:pPr>
            <w:r>
              <w:rPr>
                <w:i/>
                <w:sz w:val="24"/>
                <w:szCs w:val="24"/>
              </w:rPr>
              <w:t>(7)</w:t>
            </w:r>
          </w:p>
        </w:tc>
      </w:tr>
      <w:tr w:rsidR="006F0E00" w14:paraId="503109C0" w14:textId="77777777">
        <w:tc>
          <w:tcPr>
            <w:tcW w:w="841" w:type="dxa"/>
            <w:tcBorders>
              <w:top w:val="single" w:sz="6" w:space="0" w:color="000000"/>
              <w:left w:val="single" w:sz="6" w:space="0" w:color="000000"/>
              <w:bottom w:val="single" w:sz="6" w:space="0" w:color="000000"/>
              <w:right w:val="single" w:sz="6" w:space="0" w:color="000000"/>
            </w:tcBorders>
            <w:vAlign w:val="center"/>
          </w:tcPr>
          <w:p w14:paraId="7B43ACF3" w14:textId="77777777" w:rsidR="006F0E00" w:rsidRDefault="00000000">
            <w:pPr>
              <w:spacing w:before="120" w:after="120" w:line="276" w:lineRule="auto"/>
              <w:jc w:val="center"/>
            </w:pPr>
            <w:r>
              <w:t>1</w:t>
            </w:r>
          </w:p>
        </w:tc>
        <w:tc>
          <w:tcPr>
            <w:tcW w:w="2526" w:type="dxa"/>
            <w:gridSpan w:val="3"/>
            <w:tcBorders>
              <w:top w:val="single" w:sz="6" w:space="0" w:color="000000"/>
              <w:left w:val="single" w:sz="6" w:space="0" w:color="000000"/>
              <w:bottom w:val="single" w:sz="6" w:space="0" w:color="000000"/>
              <w:right w:val="single" w:sz="6" w:space="0" w:color="000000"/>
            </w:tcBorders>
          </w:tcPr>
          <w:p w14:paraId="6E4EE2A8" w14:textId="77777777" w:rsidR="006F0E00" w:rsidRDefault="00000000">
            <w:pPr>
              <w:spacing w:before="120" w:after="120" w:line="276" w:lineRule="auto"/>
            </w:pPr>
            <w:r>
              <w:t>Ứng dụng hỗ trợ sàng lọc MCI và AD (VoiceAI).</w:t>
            </w:r>
          </w:p>
        </w:tc>
        <w:tc>
          <w:tcPr>
            <w:tcW w:w="1685" w:type="dxa"/>
            <w:gridSpan w:val="2"/>
            <w:tcBorders>
              <w:top w:val="single" w:sz="6" w:space="0" w:color="000000"/>
              <w:left w:val="single" w:sz="6" w:space="0" w:color="000000"/>
              <w:bottom w:val="single" w:sz="6" w:space="0" w:color="000000"/>
              <w:right w:val="single" w:sz="6" w:space="0" w:color="000000"/>
            </w:tcBorders>
            <w:vAlign w:val="center"/>
          </w:tcPr>
          <w:p w14:paraId="635A34F3" w14:textId="77777777" w:rsidR="006F0E00" w:rsidRDefault="00000000">
            <w:pPr>
              <w:spacing w:before="120" w:after="120" w:line="276" w:lineRule="auto"/>
              <w:jc w:val="center"/>
            </w:pPr>
            <w:r>
              <w:t>Ứng dụng</w:t>
            </w:r>
          </w:p>
        </w:tc>
        <w:tc>
          <w:tcPr>
            <w:tcW w:w="841" w:type="dxa"/>
            <w:tcBorders>
              <w:top w:val="single" w:sz="6" w:space="0" w:color="000000"/>
              <w:left w:val="single" w:sz="6" w:space="0" w:color="000000"/>
              <w:bottom w:val="single" w:sz="6" w:space="0" w:color="000000"/>
              <w:right w:val="single" w:sz="6" w:space="0" w:color="000000"/>
            </w:tcBorders>
          </w:tcPr>
          <w:p w14:paraId="16AE3A1A" w14:textId="77777777" w:rsidR="006F0E00" w:rsidRDefault="006F0E00">
            <w:pPr>
              <w:spacing w:before="120" w:after="120" w:line="276" w:lineRule="auto"/>
              <w:jc w:val="center"/>
              <w:rPr>
                <w:i/>
                <w:sz w:val="24"/>
                <w:szCs w:val="24"/>
              </w:rPr>
            </w:pPr>
          </w:p>
        </w:tc>
        <w:tc>
          <w:tcPr>
            <w:tcW w:w="1685" w:type="dxa"/>
            <w:gridSpan w:val="2"/>
            <w:tcBorders>
              <w:top w:val="single" w:sz="6" w:space="0" w:color="000000"/>
              <w:left w:val="single" w:sz="6" w:space="0" w:color="000000"/>
              <w:bottom w:val="single" w:sz="6" w:space="0" w:color="000000"/>
              <w:right w:val="single" w:sz="6" w:space="0" w:color="000000"/>
            </w:tcBorders>
          </w:tcPr>
          <w:p w14:paraId="34F7B988" w14:textId="77777777" w:rsidR="006F0E00" w:rsidRDefault="006F0E00">
            <w:pPr>
              <w:spacing w:before="120" w:after="120" w:line="276" w:lineRule="auto"/>
              <w:jc w:val="center"/>
              <w:rPr>
                <w:i/>
                <w:sz w:val="24"/>
                <w:szCs w:val="24"/>
              </w:rPr>
            </w:pPr>
          </w:p>
        </w:tc>
        <w:tc>
          <w:tcPr>
            <w:tcW w:w="841" w:type="dxa"/>
            <w:tcBorders>
              <w:top w:val="single" w:sz="6" w:space="0" w:color="000000"/>
              <w:left w:val="single" w:sz="6" w:space="0" w:color="000000"/>
              <w:bottom w:val="single" w:sz="6" w:space="0" w:color="000000"/>
              <w:right w:val="single" w:sz="6" w:space="0" w:color="000000"/>
            </w:tcBorders>
          </w:tcPr>
          <w:p w14:paraId="1E957831" w14:textId="77777777" w:rsidR="006F0E00" w:rsidRDefault="006F0E00">
            <w:pPr>
              <w:spacing w:before="120" w:after="120" w:line="276" w:lineRule="auto"/>
              <w:jc w:val="center"/>
              <w:rPr>
                <w:i/>
                <w:sz w:val="24"/>
                <w:szCs w:val="24"/>
              </w:rPr>
            </w:pPr>
          </w:p>
        </w:tc>
        <w:tc>
          <w:tcPr>
            <w:tcW w:w="1684" w:type="dxa"/>
            <w:gridSpan w:val="2"/>
            <w:tcBorders>
              <w:top w:val="single" w:sz="6" w:space="0" w:color="000000"/>
              <w:left w:val="single" w:sz="6" w:space="0" w:color="000000"/>
              <w:bottom w:val="single" w:sz="6" w:space="0" w:color="000000"/>
              <w:right w:val="single" w:sz="6" w:space="0" w:color="000000"/>
            </w:tcBorders>
          </w:tcPr>
          <w:p w14:paraId="6730A4D9" w14:textId="77777777" w:rsidR="006F0E00" w:rsidRDefault="006F0E00">
            <w:pPr>
              <w:spacing w:before="120" w:after="120" w:line="276" w:lineRule="auto"/>
              <w:jc w:val="center"/>
              <w:rPr>
                <w:i/>
                <w:sz w:val="24"/>
                <w:szCs w:val="24"/>
              </w:rPr>
            </w:pPr>
          </w:p>
        </w:tc>
      </w:tr>
      <w:tr w:rsidR="006F0E00" w14:paraId="2B24FC54" w14:textId="77777777">
        <w:trPr>
          <w:trHeight w:val="65"/>
        </w:trPr>
        <w:tc>
          <w:tcPr>
            <w:tcW w:w="841" w:type="dxa"/>
            <w:tcBorders>
              <w:top w:val="single" w:sz="6" w:space="0" w:color="000000"/>
              <w:left w:val="single" w:sz="6" w:space="0" w:color="000000"/>
              <w:bottom w:val="single" w:sz="6" w:space="0" w:color="000000"/>
              <w:right w:val="single" w:sz="6" w:space="0" w:color="000000"/>
            </w:tcBorders>
            <w:vAlign w:val="center"/>
          </w:tcPr>
          <w:p w14:paraId="044FDA54" w14:textId="77777777" w:rsidR="006F0E00" w:rsidRDefault="00000000">
            <w:pPr>
              <w:spacing w:before="120" w:after="120" w:line="276" w:lineRule="auto"/>
              <w:jc w:val="center"/>
            </w:pPr>
            <w:r>
              <w:lastRenderedPageBreak/>
              <w:t>2</w:t>
            </w:r>
          </w:p>
        </w:tc>
        <w:tc>
          <w:tcPr>
            <w:tcW w:w="2526" w:type="dxa"/>
            <w:gridSpan w:val="3"/>
            <w:tcBorders>
              <w:top w:val="single" w:sz="6" w:space="0" w:color="000000"/>
              <w:left w:val="single" w:sz="6" w:space="0" w:color="000000"/>
              <w:bottom w:val="single" w:sz="6" w:space="0" w:color="000000"/>
              <w:right w:val="single" w:sz="6" w:space="0" w:color="000000"/>
            </w:tcBorders>
          </w:tcPr>
          <w:p w14:paraId="06777840" w14:textId="77777777" w:rsidR="006F0E00" w:rsidRDefault="00000000">
            <w:pPr>
              <w:spacing w:before="120" w:after="120" w:line="276" w:lineRule="auto"/>
            </w:pPr>
            <w:r>
              <w:t>Bộ dữ liệu âm thanh của 60 bệnh nhân MCI, 60 bệnh nhân AD và 60 người khoẻ mạnh.</w:t>
            </w:r>
          </w:p>
        </w:tc>
        <w:tc>
          <w:tcPr>
            <w:tcW w:w="1685" w:type="dxa"/>
            <w:gridSpan w:val="2"/>
            <w:tcBorders>
              <w:top w:val="single" w:sz="6" w:space="0" w:color="000000"/>
              <w:left w:val="single" w:sz="6" w:space="0" w:color="000000"/>
              <w:bottom w:val="single" w:sz="6" w:space="0" w:color="000000"/>
              <w:right w:val="single" w:sz="6" w:space="0" w:color="000000"/>
            </w:tcBorders>
            <w:vAlign w:val="center"/>
          </w:tcPr>
          <w:p w14:paraId="304CD76A" w14:textId="77777777" w:rsidR="006F0E00" w:rsidRDefault="00000000">
            <w:pPr>
              <w:spacing w:before="120" w:after="120" w:line="276" w:lineRule="auto"/>
              <w:jc w:val="center"/>
            </w:pPr>
            <w:r>
              <w:t>Bộ</w:t>
            </w:r>
          </w:p>
        </w:tc>
        <w:tc>
          <w:tcPr>
            <w:tcW w:w="841" w:type="dxa"/>
            <w:tcBorders>
              <w:top w:val="single" w:sz="6" w:space="0" w:color="000000"/>
              <w:left w:val="single" w:sz="6" w:space="0" w:color="000000"/>
              <w:bottom w:val="single" w:sz="6" w:space="0" w:color="000000"/>
              <w:right w:val="single" w:sz="6" w:space="0" w:color="000000"/>
            </w:tcBorders>
          </w:tcPr>
          <w:p w14:paraId="0EF0BEC6" w14:textId="77777777" w:rsidR="006F0E00" w:rsidRDefault="006F0E00">
            <w:pPr>
              <w:spacing w:before="120" w:after="120" w:line="276" w:lineRule="auto"/>
              <w:jc w:val="center"/>
              <w:rPr>
                <w:b/>
                <w:i/>
              </w:rPr>
            </w:pPr>
          </w:p>
        </w:tc>
        <w:tc>
          <w:tcPr>
            <w:tcW w:w="1685" w:type="dxa"/>
            <w:gridSpan w:val="2"/>
            <w:tcBorders>
              <w:top w:val="single" w:sz="6" w:space="0" w:color="000000"/>
              <w:left w:val="single" w:sz="6" w:space="0" w:color="000000"/>
              <w:bottom w:val="single" w:sz="6" w:space="0" w:color="000000"/>
              <w:right w:val="single" w:sz="6" w:space="0" w:color="000000"/>
            </w:tcBorders>
          </w:tcPr>
          <w:p w14:paraId="44D36D6C" w14:textId="77777777" w:rsidR="006F0E00" w:rsidRDefault="006F0E00">
            <w:pPr>
              <w:spacing w:before="120" w:after="120" w:line="276" w:lineRule="auto"/>
              <w:jc w:val="center"/>
              <w:rPr>
                <w:b/>
                <w:i/>
                <w:sz w:val="24"/>
                <w:szCs w:val="24"/>
              </w:rPr>
            </w:pPr>
          </w:p>
        </w:tc>
        <w:tc>
          <w:tcPr>
            <w:tcW w:w="841" w:type="dxa"/>
            <w:tcBorders>
              <w:top w:val="single" w:sz="6" w:space="0" w:color="000000"/>
              <w:left w:val="single" w:sz="6" w:space="0" w:color="000000"/>
              <w:bottom w:val="single" w:sz="6" w:space="0" w:color="000000"/>
              <w:right w:val="single" w:sz="6" w:space="0" w:color="000000"/>
            </w:tcBorders>
          </w:tcPr>
          <w:p w14:paraId="7E19AA9D" w14:textId="77777777" w:rsidR="006F0E00" w:rsidRDefault="006F0E00">
            <w:pPr>
              <w:spacing w:before="120" w:after="120" w:line="276" w:lineRule="auto"/>
              <w:jc w:val="center"/>
              <w:rPr>
                <w:b/>
                <w:i/>
                <w:sz w:val="24"/>
                <w:szCs w:val="24"/>
              </w:rPr>
            </w:pPr>
          </w:p>
        </w:tc>
        <w:tc>
          <w:tcPr>
            <w:tcW w:w="1684" w:type="dxa"/>
            <w:gridSpan w:val="2"/>
            <w:tcBorders>
              <w:top w:val="single" w:sz="6" w:space="0" w:color="000000"/>
              <w:left w:val="single" w:sz="6" w:space="0" w:color="000000"/>
              <w:bottom w:val="single" w:sz="6" w:space="0" w:color="000000"/>
              <w:right w:val="single" w:sz="6" w:space="0" w:color="000000"/>
            </w:tcBorders>
          </w:tcPr>
          <w:p w14:paraId="39B335D5" w14:textId="77777777" w:rsidR="006F0E00" w:rsidRDefault="006F0E00">
            <w:pPr>
              <w:spacing w:before="120" w:after="120" w:line="276" w:lineRule="auto"/>
              <w:jc w:val="center"/>
              <w:rPr>
                <w:b/>
                <w:i/>
                <w:sz w:val="24"/>
                <w:szCs w:val="24"/>
              </w:rPr>
            </w:pPr>
          </w:p>
        </w:tc>
      </w:tr>
      <w:tr w:rsidR="006F0E00" w14:paraId="0BB1441D" w14:textId="77777777">
        <w:trPr>
          <w:trHeight w:val="65"/>
        </w:trPr>
        <w:tc>
          <w:tcPr>
            <w:tcW w:w="841" w:type="dxa"/>
            <w:tcBorders>
              <w:top w:val="single" w:sz="6" w:space="0" w:color="000000"/>
              <w:left w:val="single" w:sz="6" w:space="0" w:color="000000"/>
              <w:bottom w:val="single" w:sz="6" w:space="0" w:color="000000"/>
              <w:right w:val="single" w:sz="6" w:space="0" w:color="000000"/>
            </w:tcBorders>
            <w:vAlign w:val="center"/>
          </w:tcPr>
          <w:p w14:paraId="44F0F516" w14:textId="77777777" w:rsidR="006F0E00" w:rsidRDefault="00000000">
            <w:pPr>
              <w:spacing w:before="120" w:after="120" w:line="276" w:lineRule="auto"/>
              <w:jc w:val="center"/>
            </w:pPr>
            <w:r>
              <w:t>3</w:t>
            </w:r>
          </w:p>
        </w:tc>
        <w:tc>
          <w:tcPr>
            <w:tcW w:w="2526" w:type="dxa"/>
            <w:gridSpan w:val="3"/>
            <w:tcBorders>
              <w:top w:val="single" w:sz="6" w:space="0" w:color="000000"/>
              <w:left w:val="single" w:sz="6" w:space="0" w:color="000000"/>
              <w:bottom w:val="single" w:sz="6" w:space="0" w:color="000000"/>
              <w:right w:val="single" w:sz="6" w:space="0" w:color="000000"/>
            </w:tcBorders>
          </w:tcPr>
          <w:p w14:paraId="6AF72D46" w14:textId="77777777" w:rsidR="006F0E00" w:rsidRDefault="00000000">
            <w:pPr>
              <w:spacing w:before="120" w:after="120" w:line="276" w:lineRule="auto"/>
            </w:pPr>
            <w:r>
              <w:t>Mô hình dự đoán bệnh AD, MCI bằng lời nói.</w:t>
            </w:r>
          </w:p>
        </w:tc>
        <w:tc>
          <w:tcPr>
            <w:tcW w:w="1685" w:type="dxa"/>
            <w:gridSpan w:val="2"/>
            <w:tcBorders>
              <w:top w:val="single" w:sz="6" w:space="0" w:color="000000"/>
              <w:left w:val="single" w:sz="6" w:space="0" w:color="000000"/>
              <w:bottom w:val="single" w:sz="6" w:space="0" w:color="000000"/>
              <w:right w:val="single" w:sz="6" w:space="0" w:color="000000"/>
            </w:tcBorders>
            <w:vAlign w:val="center"/>
          </w:tcPr>
          <w:p w14:paraId="2790BFEE" w14:textId="77777777" w:rsidR="006F0E00" w:rsidRDefault="00000000">
            <w:pPr>
              <w:spacing w:before="120" w:after="120" w:line="276" w:lineRule="auto"/>
              <w:jc w:val="center"/>
            </w:pPr>
            <w:r>
              <w:t>Mô hình</w:t>
            </w:r>
          </w:p>
        </w:tc>
        <w:tc>
          <w:tcPr>
            <w:tcW w:w="841" w:type="dxa"/>
            <w:tcBorders>
              <w:top w:val="single" w:sz="6" w:space="0" w:color="000000"/>
              <w:left w:val="single" w:sz="6" w:space="0" w:color="000000"/>
              <w:bottom w:val="single" w:sz="6" w:space="0" w:color="000000"/>
              <w:right w:val="single" w:sz="6" w:space="0" w:color="000000"/>
            </w:tcBorders>
          </w:tcPr>
          <w:p w14:paraId="771FDDB5" w14:textId="77777777" w:rsidR="006F0E00" w:rsidRDefault="006F0E00">
            <w:pPr>
              <w:spacing w:before="120" w:after="120" w:line="276" w:lineRule="auto"/>
              <w:jc w:val="center"/>
              <w:rPr>
                <w:b/>
                <w:i/>
              </w:rPr>
            </w:pPr>
          </w:p>
        </w:tc>
        <w:tc>
          <w:tcPr>
            <w:tcW w:w="1685" w:type="dxa"/>
            <w:gridSpan w:val="2"/>
            <w:tcBorders>
              <w:top w:val="single" w:sz="6" w:space="0" w:color="000000"/>
              <w:left w:val="single" w:sz="6" w:space="0" w:color="000000"/>
              <w:bottom w:val="single" w:sz="6" w:space="0" w:color="000000"/>
              <w:right w:val="single" w:sz="6" w:space="0" w:color="000000"/>
            </w:tcBorders>
          </w:tcPr>
          <w:p w14:paraId="1C895733" w14:textId="77777777" w:rsidR="006F0E00" w:rsidRDefault="006F0E00">
            <w:pPr>
              <w:spacing w:before="120" w:after="120" w:line="276" w:lineRule="auto"/>
              <w:jc w:val="center"/>
              <w:rPr>
                <w:b/>
                <w:i/>
                <w:sz w:val="24"/>
                <w:szCs w:val="24"/>
              </w:rPr>
            </w:pPr>
          </w:p>
        </w:tc>
        <w:tc>
          <w:tcPr>
            <w:tcW w:w="841" w:type="dxa"/>
            <w:tcBorders>
              <w:top w:val="single" w:sz="6" w:space="0" w:color="000000"/>
              <w:left w:val="single" w:sz="6" w:space="0" w:color="000000"/>
              <w:bottom w:val="single" w:sz="6" w:space="0" w:color="000000"/>
              <w:right w:val="single" w:sz="6" w:space="0" w:color="000000"/>
            </w:tcBorders>
          </w:tcPr>
          <w:p w14:paraId="5BE30F79" w14:textId="77777777" w:rsidR="006F0E00" w:rsidRDefault="006F0E00">
            <w:pPr>
              <w:spacing w:before="120" w:after="120" w:line="276" w:lineRule="auto"/>
              <w:jc w:val="center"/>
              <w:rPr>
                <w:b/>
                <w:i/>
                <w:sz w:val="24"/>
                <w:szCs w:val="24"/>
              </w:rPr>
            </w:pPr>
          </w:p>
        </w:tc>
        <w:tc>
          <w:tcPr>
            <w:tcW w:w="1684" w:type="dxa"/>
            <w:gridSpan w:val="2"/>
            <w:tcBorders>
              <w:top w:val="single" w:sz="6" w:space="0" w:color="000000"/>
              <w:left w:val="single" w:sz="6" w:space="0" w:color="000000"/>
              <w:bottom w:val="single" w:sz="6" w:space="0" w:color="000000"/>
              <w:right w:val="single" w:sz="6" w:space="0" w:color="000000"/>
            </w:tcBorders>
          </w:tcPr>
          <w:p w14:paraId="30D58DE4" w14:textId="77777777" w:rsidR="006F0E00" w:rsidRDefault="006F0E00">
            <w:pPr>
              <w:spacing w:before="120" w:after="120" w:line="276" w:lineRule="auto"/>
              <w:jc w:val="center"/>
              <w:rPr>
                <w:b/>
                <w:i/>
                <w:sz w:val="24"/>
                <w:szCs w:val="24"/>
              </w:rPr>
            </w:pPr>
          </w:p>
        </w:tc>
      </w:tr>
      <w:tr w:rsidR="006F0E00" w14:paraId="48BFCE09" w14:textId="77777777">
        <w:trPr>
          <w:trHeight w:val="1033"/>
        </w:trPr>
        <w:tc>
          <w:tcPr>
            <w:tcW w:w="10103" w:type="dxa"/>
            <w:gridSpan w:val="12"/>
            <w:tcBorders>
              <w:top w:val="single" w:sz="6" w:space="0" w:color="000000"/>
              <w:left w:val="single" w:sz="6" w:space="0" w:color="000000"/>
              <w:bottom w:val="single" w:sz="6" w:space="0" w:color="000000"/>
              <w:right w:val="single" w:sz="6" w:space="0" w:color="000000"/>
            </w:tcBorders>
          </w:tcPr>
          <w:p w14:paraId="2A8ECFAC" w14:textId="77777777" w:rsidR="006F0E00" w:rsidRDefault="006F0E00">
            <w:pPr>
              <w:widowControl w:val="0"/>
              <w:spacing w:before="60" w:after="60" w:line="276" w:lineRule="auto"/>
              <w:rPr>
                <w:b/>
                <w:sz w:val="24"/>
                <w:szCs w:val="24"/>
              </w:rPr>
            </w:pPr>
          </w:p>
          <w:p w14:paraId="43C1C9BC" w14:textId="77777777" w:rsidR="006F0E00" w:rsidRDefault="00000000">
            <w:pPr>
              <w:widowControl w:val="0"/>
              <w:spacing w:before="60" w:after="60" w:line="276" w:lineRule="auto"/>
              <w:jc w:val="both"/>
              <w:rPr>
                <w:b/>
                <w:sz w:val="24"/>
                <w:szCs w:val="24"/>
              </w:rPr>
            </w:pPr>
            <w:r>
              <w:rPr>
                <w:b/>
                <w:i/>
                <w:sz w:val="24"/>
                <w:szCs w:val="24"/>
              </w:rPr>
              <w:t xml:space="preserve">       22.1. Mức chất lượng các sản phẩm (Dạng I) so với các sản phẩm tương tự trong nước và nước ngoài</w:t>
            </w:r>
            <w:r>
              <w:rPr>
                <w:b/>
                <w:sz w:val="24"/>
                <w:szCs w:val="24"/>
              </w:rPr>
              <w:t xml:space="preserve"> </w:t>
            </w:r>
            <w:r>
              <w:rPr>
                <w:i/>
                <w:sz w:val="24"/>
                <w:szCs w:val="24"/>
              </w:rPr>
              <w:t>(Làm rõ cơ sở khoa học và thực tiễn để xác định các chỉ tiêu về chất lượng cần đạt của các sản phẩm của đề tài)</w:t>
            </w:r>
          </w:p>
          <w:p w14:paraId="7C64F960" w14:textId="77777777" w:rsidR="006F0E00" w:rsidRDefault="006F0E00">
            <w:pPr>
              <w:widowControl w:val="0"/>
              <w:spacing w:before="60" w:after="60" w:line="276" w:lineRule="auto"/>
              <w:jc w:val="both"/>
              <w:rPr>
                <w:b/>
                <w:sz w:val="24"/>
                <w:szCs w:val="24"/>
              </w:rPr>
            </w:pPr>
          </w:p>
        </w:tc>
      </w:tr>
      <w:tr w:rsidR="006F0E00" w14:paraId="790F6B18" w14:textId="77777777">
        <w:tc>
          <w:tcPr>
            <w:tcW w:w="10103" w:type="dxa"/>
            <w:gridSpan w:val="12"/>
            <w:tcBorders>
              <w:top w:val="single" w:sz="6" w:space="0" w:color="000000"/>
              <w:left w:val="single" w:sz="6" w:space="0" w:color="000000"/>
              <w:bottom w:val="single" w:sz="6" w:space="0" w:color="000000"/>
              <w:right w:val="single" w:sz="6" w:space="0" w:color="000000"/>
            </w:tcBorders>
          </w:tcPr>
          <w:p w14:paraId="01501A59" w14:textId="77777777" w:rsidR="006F0E00" w:rsidRDefault="00000000">
            <w:pPr>
              <w:spacing w:before="60" w:after="60" w:line="276" w:lineRule="auto"/>
              <w:jc w:val="both"/>
              <w:rPr>
                <w:sz w:val="24"/>
                <w:szCs w:val="24"/>
              </w:rPr>
            </w:pPr>
            <w:r>
              <w:rPr>
                <w:b/>
                <w:sz w:val="24"/>
                <w:szCs w:val="24"/>
              </w:rPr>
              <w:t xml:space="preserve">Dạng II: </w:t>
            </w:r>
            <w:r>
              <w:rPr>
                <w:sz w:val="24"/>
                <w:szCs w:val="24"/>
              </w:rPr>
              <w:t xml:space="preserve">Báo cáo tổng hợp kết quả đề tài; tài liệu thiết kế, tài liệu công nghệ, tính năng chiến - kỹ thuật sản phẩm; nguyên lý ứng dụng; phương pháp; tiêu chuẩn; quy phạm; phần mềm máy tính; sơ đồ, bản đồ; số liệu, cơ sở dữ liệu; Báo cáo phân tích; Tài liệu dự báo </w:t>
            </w:r>
            <w:r>
              <w:rPr>
                <w:i/>
                <w:sz w:val="24"/>
                <w:szCs w:val="24"/>
              </w:rPr>
              <w:t>(phương pháp, quy trình, mô hình,...)</w:t>
            </w:r>
            <w:r>
              <w:rPr>
                <w:sz w:val="24"/>
                <w:szCs w:val="24"/>
              </w:rPr>
              <w:t>; đề án, quy hoạch; luận chứng kinh tế - kỹ thuật, báo cáo nghiên cứu khả thi và các sản phẩm khác</w:t>
            </w:r>
          </w:p>
        </w:tc>
      </w:tr>
      <w:tr w:rsidR="006F0E00" w14:paraId="736FDEEE" w14:textId="77777777">
        <w:tc>
          <w:tcPr>
            <w:tcW w:w="1684" w:type="dxa"/>
            <w:gridSpan w:val="2"/>
            <w:tcBorders>
              <w:top w:val="single" w:sz="6" w:space="0" w:color="000000"/>
              <w:left w:val="single" w:sz="6" w:space="0" w:color="000000"/>
              <w:bottom w:val="single" w:sz="6" w:space="0" w:color="000000"/>
              <w:right w:val="single" w:sz="6" w:space="0" w:color="000000"/>
            </w:tcBorders>
            <w:vAlign w:val="center"/>
          </w:tcPr>
          <w:p w14:paraId="5F8C82B6" w14:textId="77777777" w:rsidR="006F0E00" w:rsidRDefault="00000000">
            <w:pPr>
              <w:widowControl w:val="0"/>
              <w:spacing w:before="60" w:after="60" w:line="276" w:lineRule="auto"/>
              <w:jc w:val="center"/>
              <w:rPr>
                <w:b/>
                <w:sz w:val="24"/>
                <w:szCs w:val="24"/>
              </w:rPr>
            </w:pPr>
            <w:r>
              <w:rPr>
                <w:b/>
                <w:sz w:val="40"/>
                <w:szCs w:val="40"/>
                <w:vertAlign w:val="subscript"/>
              </w:rPr>
              <w:t>TT</w:t>
            </w:r>
          </w:p>
        </w:tc>
        <w:tc>
          <w:tcPr>
            <w:tcW w:w="2526" w:type="dxa"/>
            <w:gridSpan w:val="3"/>
            <w:tcBorders>
              <w:top w:val="single" w:sz="6" w:space="0" w:color="000000"/>
              <w:left w:val="single" w:sz="6" w:space="0" w:color="000000"/>
              <w:bottom w:val="single" w:sz="6" w:space="0" w:color="000000"/>
              <w:right w:val="single" w:sz="6" w:space="0" w:color="000000"/>
            </w:tcBorders>
            <w:vAlign w:val="center"/>
          </w:tcPr>
          <w:p w14:paraId="2C7F6366" w14:textId="77777777" w:rsidR="006F0E00" w:rsidRDefault="00000000">
            <w:pPr>
              <w:widowControl w:val="0"/>
              <w:spacing w:before="60" w:after="60" w:line="276" w:lineRule="auto"/>
              <w:jc w:val="center"/>
              <w:rPr>
                <w:b/>
                <w:sz w:val="24"/>
                <w:szCs w:val="24"/>
              </w:rPr>
            </w:pPr>
            <w:r>
              <w:rPr>
                <w:b/>
                <w:sz w:val="40"/>
                <w:szCs w:val="40"/>
                <w:vertAlign w:val="subscript"/>
              </w:rPr>
              <w:t>Tên sản phẩm</w:t>
            </w:r>
          </w:p>
        </w:tc>
        <w:tc>
          <w:tcPr>
            <w:tcW w:w="5052" w:type="dxa"/>
            <w:gridSpan w:val="6"/>
            <w:tcBorders>
              <w:top w:val="single" w:sz="6" w:space="0" w:color="000000"/>
              <w:left w:val="single" w:sz="6" w:space="0" w:color="000000"/>
              <w:bottom w:val="single" w:sz="6" w:space="0" w:color="000000"/>
              <w:right w:val="single" w:sz="6" w:space="0" w:color="000000"/>
            </w:tcBorders>
            <w:vAlign w:val="center"/>
          </w:tcPr>
          <w:p w14:paraId="2E150D62" w14:textId="77777777" w:rsidR="006F0E00" w:rsidRDefault="00000000">
            <w:pPr>
              <w:widowControl w:val="0"/>
              <w:spacing w:before="60" w:after="60" w:line="276" w:lineRule="auto"/>
              <w:jc w:val="center"/>
              <w:rPr>
                <w:b/>
                <w:sz w:val="24"/>
                <w:szCs w:val="24"/>
              </w:rPr>
            </w:pPr>
            <w:r>
              <w:rPr>
                <w:b/>
                <w:sz w:val="40"/>
                <w:szCs w:val="40"/>
                <w:vertAlign w:val="subscript"/>
              </w:rPr>
              <w:t xml:space="preserve">Yêu cầu khoa học cần đạt </w:t>
            </w:r>
          </w:p>
        </w:tc>
        <w:tc>
          <w:tcPr>
            <w:tcW w:w="841" w:type="dxa"/>
            <w:tcBorders>
              <w:top w:val="single" w:sz="6" w:space="0" w:color="000000"/>
              <w:left w:val="single" w:sz="6" w:space="0" w:color="000000"/>
              <w:bottom w:val="single" w:sz="6" w:space="0" w:color="000000"/>
              <w:right w:val="single" w:sz="6" w:space="0" w:color="000000"/>
            </w:tcBorders>
            <w:vAlign w:val="center"/>
          </w:tcPr>
          <w:p w14:paraId="78AF2D75" w14:textId="77777777" w:rsidR="006F0E00" w:rsidRDefault="00000000">
            <w:pPr>
              <w:widowControl w:val="0"/>
              <w:spacing w:before="60" w:after="60" w:line="276" w:lineRule="auto"/>
              <w:jc w:val="center"/>
              <w:rPr>
                <w:b/>
                <w:sz w:val="24"/>
                <w:szCs w:val="24"/>
              </w:rPr>
            </w:pPr>
            <w:r>
              <w:rPr>
                <w:b/>
                <w:sz w:val="40"/>
                <w:szCs w:val="40"/>
                <w:vertAlign w:val="subscript"/>
              </w:rPr>
              <w:t>Ghi chú</w:t>
            </w:r>
          </w:p>
        </w:tc>
      </w:tr>
      <w:tr w:rsidR="006F0E00" w14:paraId="5D7D28F9" w14:textId="77777777">
        <w:trPr>
          <w:trHeight w:val="529"/>
        </w:trPr>
        <w:tc>
          <w:tcPr>
            <w:tcW w:w="1684" w:type="dxa"/>
            <w:gridSpan w:val="2"/>
            <w:tcBorders>
              <w:top w:val="single" w:sz="6" w:space="0" w:color="000000"/>
              <w:left w:val="single" w:sz="6" w:space="0" w:color="000000"/>
              <w:bottom w:val="single" w:sz="6" w:space="0" w:color="000000"/>
              <w:right w:val="single" w:sz="6" w:space="0" w:color="000000"/>
            </w:tcBorders>
            <w:vAlign w:val="center"/>
          </w:tcPr>
          <w:p w14:paraId="25C8535D" w14:textId="77777777" w:rsidR="006F0E00" w:rsidRDefault="00000000">
            <w:pPr>
              <w:spacing w:before="60" w:after="60" w:line="276" w:lineRule="auto"/>
              <w:jc w:val="center"/>
            </w:pPr>
            <w:r>
              <w:t>2</w:t>
            </w:r>
          </w:p>
        </w:tc>
        <w:tc>
          <w:tcPr>
            <w:tcW w:w="2526" w:type="dxa"/>
            <w:gridSpan w:val="3"/>
            <w:tcBorders>
              <w:top w:val="single" w:sz="6" w:space="0" w:color="000000"/>
              <w:left w:val="single" w:sz="6" w:space="0" w:color="000000"/>
              <w:bottom w:val="single" w:sz="6" w:space="0" w:color="000000"/>
              <w:right w:val="single" w:sz="6" w:space="0" w:color="000000"/>
            </w:tcBorders>
          </w:tcPr>
          <w:p w14:paraId="1132D6DA" w14:textId="77777777" w:rsidR="006F0E00" w:rsidRDefault="00000000">
            <w:pPr>
              <w:spacing w:before="60" w:after="60" w:line="276" w:lineRule="auto"/>
            </w:pPr>
            <w:r>
              <w:t>Ứng dụng hỗ trợ sàng lọc MCI và AD (VoiceAI).</w:t>
            </w:r>
          </w:p>
        </w:tc>
        <w:tc>
          <w:tcPr>
            <w:tcW w:w="5052" w:type="dxa"/>
            <w:gridSpan w:val="6"/>
            <w:tcBorders>
              <w:top w:val="single" w:sz="6" w:space="0" w:color="000000"/>
              <w:left w:val="single" w:sz="6" w:space="0" w:color="000000"/>
              <w:bottom w:val="single" w:sz="6" w:space="0" w:color="000000"/>
              <w:right w:val="single" w:sz="6" w:space="0" w:color="000000"/>
            </w:tcBorders>
            <w:vAlign w:val="center"/>
          </w:tcPr>
          <w:p w14:paraId="66692848" w14:textId="77777777" w:rsidR="006F0E00" w:rsidRDefault="00000000">
            <w:pPr>
              <w:spacing w:before="60" w:after="60" w:line="276" w:lineRule="auto"/>
              <w:jc w:val="both"/>
            </w:pPr>
            <w:r>
              <w:t>Đảm bảo tính Y Đức trong phát triển và tối ưu hóa mô hình khi thu thập phản hồi từ bệnh nhân</w:t>
            </w:r>
          </w:p>
        </w:tc>
        <w:tc>
          <w:tcPr>
            <w:tcW w:w="841" w:type="dxa"/>
            <w:tcBorders>
              <w:top w:val="single" w:sz="6" w:space="0" w:color="000000"/>
              <w:left w:val="single" w:sz="6" w:space="0" w:color="000000"/>
              <w:bottom w:val="single" w:sz="6" w:space="0" w:color="000000"/>
              <w:right w:val="single" w:sz="6" w:space="0" w:color="000000"/>
            </w:tcBorders>
          </w:tcPr>
          <w:p w14:paraId="6B3B501C" w14:textId="77777777" w:rsidR="006F0E00" w:rsidRDefault="006F0E00">
            <w:pPr>
              <w:spacing w:before="60" w:after="60" w:line="276" w:lineRule="auto"/>
              <w:jc w:val="center"/>
              <w:rPr>
                <w:sz w:val="24"/>
                <w:szCs w:val="24"/>
              </w:rPr>
            </w:pPr>
          </w:p>
        </w:tc>
      </w:tr>
      <w:tr w:rsidR="006F0E00" w14:paraId="04E64E9A" w14:textId="77777777">
        <w:trPr>
          <w:trHeight w:val="682"/>
        </w:trPr>
        <w:tc>
          <w:tcPr>
            <w:tcW w:w="1684" w:type="dxa"/>
            <w:gridSpan w:val="2"/>
            <w:tcBorders>
              <w:top w:val="single" w:sz="6" w:space="0" w:color="000000"/>
              <w:left w:val="single" w:sz="6" w:space="0" w:color="000000"/>
              <w:bottom w:val="single" w:sz="6" w:space="0" w:color="000000"/>
              <w:right w:val="single" w:sz="6" w:space="0" w:color="000000"/>
            </w:tcBorders>
            <w:vAlign w:val="center"/>
          </w:tcPr>
          <w:p w14:paraId="2599BA64" w14:textId="77777777" w:rsidR="006F0E00" w:rsidRDefault="00000000">
            <w:pPr>
              <w:spacing w:before="60" w:after="60" w:line="276" w:lineRule="auto"/>
              <w:jc w:val="center"/>
            </w:pPr>
            <w:r>
              <w:t>3</w:t>
            </w:r>
          </w:p>
        </w:tc>
        <w:tc>
          <w:tcPr>
            <w:tcW w:w="2526" w:type="dxa"/>
            <w:gridSpan w:val="3"/>
            <w:tcBorders>
              <w:top w:val="single" w:sz="6" w:space="0" w:color="000000"/>
              <w:left w:val="single" w:sz="6" w:space="0" w:color="000000"/>
              <w:bottom w:val="single" w:sz="6" w:space="0" w:color="000000"/>
              <w:right w:val="single" w:sz="6" w:space="0" w:color="000000"/>
            </w:tcBorders>
            <w:vAlign w:val="center"/>
          </w:tcPr>
          <w:p w14:paraId="15905151" w14:textId="77777777" w:rsidR="006F0E00" w:rsidRDefault="00000000">
            <w:pPr>
              <w:spacing w:before="60" w:after="60" w:line="276" w:lineRule="auto"/>
            </w:pPr>
            <w:r>
              <w:t xml:space="preserve">Bộ dữ liệu của nhóm đối tượng tham gia nghiên cứu </w:t>
            </w:r>
          </w:p>
        </w:tc>
        <w:tc>
          <w:tcPr>
            <w:tcW w:w="5052" w:type="dxa"/>
            <w:gridSpan w:val="6"/>
            <w:tcBorders>
              <w:top w:val="single" w:sz="6" w:space="0" w:color="000000"/>
              <w:left w:val="single" w:sz="6" w:space="0" w:color="000000"/>
              <w:bottom w:val="single" w:sz="6" w:space="0" w:color="000000"/>
              <w:right w:val="single" w:sz="6" w:space="0" w:color="000000"/>
            </w:tcBorders>
            <w:vAlign w:val="center"/>
          </w:tcPr>
          <w:p w14:paraId="5C8C52BC" w14:textId="77777777" w:rsidR="006F0E00" w:rsidRDefault="00000000">
            <w:pPr>
              <w:spacing w:before="60" w:after="60" w:line="276" w:lineRule="auto"/>
              <w:jc w:val="both"/>
            </w:pPr>
            <w:r>
              <w:t xml:space="preserve">Bộ dữ liệu phải được thu thập từ nhóm đối tượng tham gia nghiên cứu phù hợp với bộ tiêu chí tuyển đối tượng tham gia nghiên cứu  </w:t>
            </w:r>
          </w:p>
        </w:tc>
        <w:tc>
          <w:tcPr>
            <w:tcW w:w="841" w:type="dxa"/>
            <w:tcBorders>
              <w:top w:val="single" w:sz="6" w:space="0" w:color="000000"/>
              <w:left w:val="single" w:sz="6" w:space="0" w:color="000000"/>
              <w:bottom w:val="single" w:sz="6" w:space="0" w:color="000000"/>
              <w:right w:val="single" w:sz="6" w:space="0" w:color="000000"/>
            </w:tcBorders>
          </w:tcPr>
          <w:p w14:paraId="0E4EECFD" w14:textId="77777777" w:rsidR="006F0E00" w:rsidRDefault="006F0E00">
            <w:pPr>
              <w:spacing w:before="60" w:after="60" w:line="276" w:lineRule="auto"/>
              <w:jc w:val="center"/>
              <w:rPr>
                <w:sz w:val="24"/>
                <w:szCs w:val="24"/>
              </w:rPr>
            </w:pPr>
          </w:p>
        </w:tc>
      </w:tr>
      <w:tr w:rsidR="006F0E00" w14:paraId="3B05C721" w14:textId="77777777">
        <w:trPr>
          <w:trHeight w:val="205"/>
        </w:trPr>
        <w:tc>
          <w:tcPr>
            <w:tcW w:w="1684" w:type="dxa"/>
            <w:gridSpan w:val="2"/>
            <w:tcBorders>
              <w:top w:val="single" w:sz="6" w:space="0" w:color="000000"/>
              <w:left w:val="single" w:sz="6" w:space="0" w:color="000000"/>
              <w:bottom w:val="single" w:sz="6" w:space="0" w:color="000000"/>
              <w:right w:val="single" w:sz="6" w:space="0" w:color="000000"/>
            </w:tcBorders>
            <w:vAlign w:val="center"/>
          </w:tcPr>
          <w:p w14:paraId="12620F43" w14:textId="77777777" w:rsidR="006F0E00" w:rsidRDefault="00000000">
            <w:pPr>
              <w:spacing w:before="60" w:after="60" w:line="276" w:lineRule="auto"/>
              <w:jc w:val="center"/>
            </w:pPr>
            <w:r>
              <w:t>4</w:t>
            </w:r>
          </w:p>
        </w:tc>
        <w:tc>
          <w:tcPr>
            <w:tcW w:w="2526" w:type="dxa"/>
            <w:gridSpan w:val="3"/>
            <w:tcBorders>
              <w:top w:val="single" w:sz="6" w:space="0" w:color="000000"/>
              <w:left w:val="single" w:sz="6" w:space="0" w:color="000000"/>
              <w:bottom w:val="single" w:sz="6" w:space="0" w:color="000000"/>
              <w:right w:val="single" w:sz="6" w:space="0" w:color="000000"/>
            </w:tcBorders>
            <w:vAlign w:val="center"/>
          </w:tcPr>
          <w:p w14:paraId="56F04259" w14:textId="77777777" w:rsidR="006F0E00" w:rsidRDefault="00000000">
            <w:pPr>
              <w:spacing w:before="60" w:after="60" w:line="276" w:lineRule="auto"/>
              <w:jc w:val="both"/>
            </w:pPr>
            <w:r>
              <w:t>Mô hình dự đoán AD, MCI bằng lời nói.</w:t>
            </w:r>
          </w:p>
        </w:tc>
        <w:tc>
          <w:tcPr>
            <w:tcW w:w="5052" w:type="dxa"/>
            <w:gridSpan w:val="6"/>
            <w:tcBorders>
              <w:top w:val="single" w:sz="6" w:space="0" w:color="000000"/>
              <w:left w:val="single" w:sz="6" w:space="0" w:color="000000"/>
              <w:bottom w:val="single" w:sz="6" w:space="0" w:color="000000"/>
              <w:right w:val="single" w:sz="6" w:space="0" w:color="000000"/>
            </w:tcBorders>
            <w:vAlign w:val="center"/>
          </w:tcPr>
          <w:p w14:paraId="5A2E3556" w14:textId="77777777" w:rsidR="006F0E00" w:rsidRDefault="00000000">
            <w:pPr>
              <w:spacing w:before="60" w:after="60" w:line="276" w:lineRule="auto"/>
              <w:jc w:val="both"/>
            </w:pPr>
            <w:r>
              <w:t xml:space="preserve">Đảm bảo tính Y Đức trong mô hình </w:t>
            </w:r>
          </w:p>
        </w:tc>
        <w:tc>
          <w:tcPr>
            <w:tcW w:w="841" w:type="dxa"/>
            <w:tcBorders>
              <w:top w:val="single" w:sz="6" w:space="0" w:color="000000"/>
              <w:left w:val="single" w:sz="6" w:space="0" w:color="000000"/>
              <w:bottom w:val="single" w:sz="6" w:space="0" w:color="000000"/>
              <w:right w:val="single" w:sz="6" w:space="0" w:color="000000"/>
            </w:tcBorders>
          </w:tcPr>
          <w:p w14:paraId="39C0F863" w14:textId="77777777" w:rsidR="006F0E00" w:rsidRDefault="006F0E00">
            <w:pPr>
              <w:spacing w:before="60" w:after="60" w:line="276" w:lineRule="auto"/>
              <w:jc w:val="center"/>
              <w:rPr>
                <w:sz w:val="24"/>
                <w:szCs w:val="24"/>
              </w:rPr>
            </w:pPr>
          </w:p>
        </w:tc>
      </w:tr>
      <w:tr w:rsidR="006F0E00" w14:paraId="50DCDC8F" w14:textId="77777777">
        <w:trPr>
          <w:trHeight w:val="349"/>
        </w:trPr>
        <w:tc>
          <w:tcPr>
            <w:tcW w:w="1684" w:type="dxa"/>
            <w:gridSpan w:val="2"/>
            <w:tcBorders>
              <w:top w:val="single" w:sz="6" w:space="0" w:color="000000"/>
              <w:left w:val="single" w:sz="6" w:space="0" w:color="000000"/>
              <w:bottom w:val="single" w:sz="6" w:space="0" w:color="000000"/>
              <w:right w:val="single" w:sz="6" w:space="0" w:color="000000"/>
            </w:tcBorders>
            <w:vAlign w:val="center"/>
          </w:tcPr>
          <w:p w14:paraId="67B51CAB" w14:textId="77777777" w:rsidR="006F0E00" w:rsidRDefault="00000000">
            <w:pPr>
              <w:spacing w:before="60" w:after="60" w:line="276" w:lineRule="auto"/>
              <w:jc w:val="center"/>
            </w:pPr>
            <w:r>
              <w:t>5</w:t>
            </w:r>
          </w:p>
        </w:tc>
        <w:tc>
          <w:tcPr>
            <w:tcW w:w="2526" w:type="dxa"/>
            <w:gridSpan w:val="3"/>
            <w:tcBorders>
              <w:top w:val="single" w:sz="6" w:space="0" w:color="000000"/>
              <w:left w:val="single" w:sz="6" w:space="0" w:color="000000"/>
              <w:bottom w:val="single" w:sz="6" w:space="0" w:color="000000"/>
              <w:right w:val="single" w:sz="6" w:space="0" w:color="000000"/>
            </w:tcBorders>
            <w:vAlign w:val="center"/>
          </w:tcPr>
          <w:p w14:paraId="2A19CA9A" w14:textId="77777777" w:rsidR="006F0E00" w:rsidRDefault="00000000">
            <w:pPr>
              <w:spacing w:before="60" w:after="60" w:line="276" w:lineRule="auto"/>
              <w:jc w:val="both"/>
            </w:pPr>
            <w:r>
              <w:t xml:space="preserve">Báo cáo nghiệm thu về kết quả thí nghiệm </w:t>
            </w:r>
          </w:p>
        </w:tc>
        <w:tc>
          <w:tcPr>
            <w:tcW w:w="5052" w:type="dxa"/>
            <w:gridSpan w:val="6"/>
            <w:tcBorders>
              <w:top w:val="single" w:sz="6" w:space="0" w:color="000000"/>
              <w:left w:val="single" w:sz="6" w:space="0" w:color="000000"/>
              <w:bottom w:val="single" w:sz="6" w:space="0" w:color="000000"/>
              <w:right w:val="single" w:sz="6" w:space="0" w:color="000000"/>
            </w:tcBorders>
            <w:vAlign w:val="center"/>
          </w:tcPr>
          <w:p w14:paraId="3A7E40CD" w14:textId="77777777" w:rsidR="006F0E00" w:rsidRDefault="00000000">
            <w:pPr>
              <w:spacing w:before="60" w:after="60" w:line="276" w:lineRule="auto"/>
              <w:jc w:val="both"/>
            </w:pPr>
            <w:r>
              <w:t xml:space="preserve">Đảm bảo theo quy định </w:t>
            </w:r>
          </w:p>
        </w:tc>
        <w:tc>
          <w:tcPr>
            <w:tcW w:w="841" w:type="dxa"/>
            <w:tcBorders>
              <w:top w:val="single" w:sz="6" w:space="0" w:color="000000"/>
              <w:left w:val="single" w:sz="6" w:space="0" w:color="000000"/>
              <w:bottom w:val="single" w:sz="6" w:space="0" w:color="000000"/>
              <w:right w:val="single" w:sz="6" w:space="0" w:color="000000"/>
            </w:tcBorders>
          </w:tcPr>
          <w:p w14:paraId="1888BD8F" w14:textId="77777777" w:rsidR="006F0E00" w:rsidRDefault="006F0E00">
            <w:pPr>
              <w:spacing w:before="60" w:after="60" w:line="276" w:lineRule="auto"/>
              <w:jc w:val="center"/>
              <w:rPr>
                <w:sz w:val="24"/>
                <w:szCs w:val="24"/>
              </w:rPr>
            </w:pPr>
          </w:p>
        </w:tc>
      </w:tr>
      <w:tr w:rsidR="006F0E00" w14:paraId="3B850EFF" w14:textId="77777777">
        <w:tc>
          <w:tcPr>
            <w:tcW w:w="10103" w:type="dxa"/>
            <w:gridSpan w:val="12"/>
            <w:tcBorders>
              <w:top w:val="single" w:sz="6" w:space="0" w:color="000000"/>
              <w:left w:val="single" w:sz="6" w:space="0" w:color="000000"/>
              <w:bottom w:val="single" w:sz="6" w:space="0" w:color="000000"/>
              <w:right w:val="single" w:sz="6" w:space="0" w:color="000000"/>
            </w:tcBorders>
          </w:tcPr>
          <w:p w14:paraId="440629F9" w14:textId="77777777" w:rsidR="006F0E00" w:rsidRDefault="00000000">
            <w:pPr>
              <w:spacing w:before="60" w:after="60" w:line="276" w:lineRule="auto"/>
              <w:rPr>
                <w:sz w:val="24"/>
                <w:szCs w:val="24"/>
              </w:rPr>
            </w:pPr>
            <w:r>
              <w:rPr>
                <w:b/>
                <w:sz w:val="24"/>
                <w:szCs w:val="24"/>
              </w:rPr>
              <w:t>Dạng III:</w:t>
            </w:r>
            <w:r>
              <w:rPr>
                <w:sz w:val="24"/>
                <w:szCs w:val="24"/>
              </w:rPr>
              <w:t xml:space="preserve"> Bài báo, sách, giáo trình và các ấn phẩm khác</w:t>
            </w:r>
          </w:p>
        </w:tc>
      </w:tr>
      <w:tr w:rsidR="006F0E00" w14:paraId="1FFB0025" w14:textId="77777777">
        <w:trPr>
          <w:trHeight w:val="297"/>
        </w:trPr>
        <w:tc>
          <w:tcPr>
            <w:tcW w:w="1684" w:type="dxa"/>
            <w:gridSpan w:val="2"/>
            <w:tcBorders>
              <w:top w:val="single" w:sz="6" w:space="0" w:color="000000"/>
              <w:left w:val="single" w:sz="6" w:space="0" w:color="000000"/>
              <w:bottom w:val="single" w:sz="6" w:space="0" w:color="000000"/>
              <w:right w:val="single" w:sz="6" w:space="0" w:color="000000"/>
            </w:tcBorders>
            <w:vAlign w:val="center"/>
          </w:tcPr>
          <w:p w14:paraId="7A9D28CC" w14:textId="77777777" w:rsidR="006F0E00" w:rsidRDefault="00000000">
            <w:pPr>
              <w:widowControl w:val="0"/>
              <w:spacing w:before="60" w:after="60" w:line="276" w:lineRule="auto"/>
              <w:jc w:val="center"/>
              <w:rPr>
                <w:b/>
                <w:sz w:val="24"/>
                <w:szCs w:val="24"/>
              </w:rPr>
            </w:pPr>
            <w:r>
              <w:rPr>
                <w:b/>
                <w:sz w:val="40"/>
                <w:szCs w:val="40"/>
                <w:vertAlign w:val="subscript"/>
              </w:rPr>
              <w:t>Số TT</w:t>
            </w:r>
          </w:p>
        </w:tc>
        <w:tc>
          <w:tcPr>
            <w:tcW w:w="842" w:type="dxa"/>
            <w:tcBorders>
              <w:top w:val="single" w:sz="6" w:space="0" w:color="000000"/>
              <w:left w:val="single" w:sz="6" w:space="0" w:color="000000"/>
              <w:bottom w:val="single" w:sz="6" w:space="0" w:color="000000"/>
              <w:right w:val="single" w:sz="6" w:space="0" w:color="000000"/>
            </w:tcBorders>
            <w:vAlign w:val="center"/>
          </w:tcPr>
          <w:p w14:paraId="7A3303FB" w14:textId="77777777" w:rsidR="006F0E00" w:rsidRDefault="00000000">
            <w:pPr>
              <w:widowControl w:val="0"/>
              <w:spacing w:before="60" w:after="60" w:line="276" w:lineRule="auto"/>
              <w:jc w:val="center"/>
              <w:rPr>
                <w:b/>
                <w:sz w:val="24"/>
                <w:szCs w:val="24"/>
              </w:rPr>
            </w:pPr>
            <w:r>
              <w:rPr>
                <w:b/>
                <w:sz w:val="40"/>
                <w:szCs w:val="40"/>
                <w:vertAlign w:val="subscript"/>
              </w:rPr>
              <w:t>Tên sản phẩm</w:t>
            </w:r>
          </w:p>
        </w:tc>
        <w:tc>
          <w:tcPr>
            <w:tcW w:w="4210" w:type="dxa"/>
            <w:gridSpan w:val="5"/>
            <w:tcBorders>
              <w:top w:val="single" w:sz="6" w:space="0" w:color="000000"/>
              <w:left w:val="single" w:sz="6" w:space="0" w:color="000000"/>
              <w:bottom w:val="single" w:sz="6" w:space="0" w:color="000000"/>
              <w:right w:val="single" w:sz="6" w:space="0" w:color="000000"/>
            </w:tcBorders>
            <w:vAlign w:val="center"/>
          </w:tcPr>
          <w:p w14:paraId="122CA75A" w14:textId="77777777" w:rsidR="006F0E00" w:rsidRDefault="00000000">
            <w:pPr>
              <w:widowControl w:val="0"/>
              <w:spacing w:before="60" w:after="60" w:line="276" w:lineRule="auto"/>
              <w:jc w:val="center"/>
              <w:rPr>
                <w:b/>
                <w:sz w:val="24"/>
                <w:szCs w:val="24"/>
              </w:rPr>
            </w:pPr>
            <w:r>
              <w:rPr>
                <w:b/>
                <w:sz w:val="40"/>
                <w:szCs w:val="40"/>
                <w:vertAlign w:val="subscript"/>
              </w:rPr>
              <w:t>Yêu cầu khoa học cần đạt</w:t>
            </w:r>
          </w:p>
        </w:tc>
        <w:tc>
          <w:tcPr>
            <w:tcW w:w="2526" w:type="dxa"/>
            <w:gridSpan w:val="3"/>
            <w:tcBorders>
              <w:top w:val="single" w:sz="6" w:space="0" w:color="000000"/>
              <w:left w:val="single" w:sz="6" w:space="0" w:color="000000"/>
              <w:bottom w:val="single" w:sz="6" w:space="0" w:color="000000"/>
              <w:right w:val="single" w:sz="6" w:space="0" w:color="000000"/>
            </w:tcBorders>
            <w:vAlign w:val="center"/>
          </w:tcPr>
          <w:p w14:paraId="561CE237" w14:textId="77777777" w:rsidR="006F0E00" w:rsidRDefault="00000000">
            <w:pPr>
              <w:widowControl w:val="0"/>
              <w:spacing w:before="60" w:after="60" w:line="276" w:lineRule="auto"/>
              <w:jc w:val="center"/>
              <w:rPr>
                <w:b/>
                <w:sz w:val="24"/>
                <w:szCs w:val="24"/>
              </w:rPr>
            </w:pPr>
            <w:r>
              <w:rPr>
                <w:b/>
                <w:sz w:val="40"/>
                <w:szCs w:val="40"/>
                <w:vertAlign w:val="subscript"/>
              </w:rPr>
              <w:t xml:space="preserve">Dự kiến nơi công bố </w:t>
            </w:r>
            <w:r>
              <w:rPr>
                <w:sz w:val="40"/>
                <w:szCs w:val="40"/>
                <w:vertAlign w:val="subscript"/>
              </w:rPr>
              <w:t>(Tạp chí, Nhà xuất bản)</w:t>
            </w:r>
          </w:p>
        </w:tc>
        <w:tc>
          <w:tcPr>
            <w:tcW w:w="841" w:type="dxa"/>
            <w:tcBorders>
              <w:top w:val="single" w:sz="6" w:space="0" w:color="000000"/>
              <w:left w:val="single" w:sz="6" w:space="0" w:color="000000"/>
              <w:bottom w:val="single" w:sz="6" w:space="0" w:color="000000"/>
              <w:right w:val="single" w:sz="6" w:space="0" w:color="000000"/>
            </w:tcBorders>
            <w:vAlign w:val="center"/>
          </w:tcPr>
          <w:p w14:paraId="2D1F2C80" w14:textId="77777777" w:rsidR="006F0E00" w:rsidRDefault="00000000">
            <w:pPr>
              <w:widowControl w:val="0"/>
              <w:spacing w:before="60" w:after="60" w:line="276" w:lineRule="auto"/>
              <w:jc w:val="center"/>
              <w:rPr>
                <w:b/>
                <w:sz w:val="24"/>
                <w:szCs w:val="24"/>
              </w:rPr>
            </w:pPr>
            <w:r>
              <w:rPr>
                <w:b/>
                <w:sz w:val="40"/>
                <w:szCs w:val="40"/>
                <w:vertAlign w:val="subscript"/>
              </w:rPr>
              <w:t>Ghi chú</w:t>
            </w:r>
          </w:p>
        </w:tc>
      </w:tr>
      <w:tr w:rsidR="006F0E00" w14:paraId="6AD277CB" w14:textId="77777777">
        <w:trPr>
          <w:trHeight w:val="297"/>
        </w:trPr>
        <w:tc>
          <w:tcPr>
            <w:tcW w:w="1684" w:type="dxa"/>
            <w:gridSpan w:val="2"/>
            <w:tcBorders>
              <w:top w:val="single" w:sz="6" w:space="0" w:color="000000"/>
              <w:left w:val="single" w:sz="6" w:space="0" w:color="000000"/>
              <w:bottom w:val="single" w:sz="6" w:space="0" w:color="000000"/>
              <w:right w:val="single" w:sz="6" w:space="0" w:color="000000"/>
            </w:tcBorders>
          </w:tcPr>
          <w:p w14:paraId="7B415684" w14:textId="77777777" w:rsidR="006F0E00" w:rsidRDefault="00000000">
            <w:pPr>
              <w:spacing w:before="60" w:after="60" w:line="276" w:lineRule="auto"/>
              <w:jc w:val="center"/>
              <w:rPr>
                <w:i/>
                <w:sz w:val="24"/>
                <w:szCs w:val="24"/>
              </w:rPr>
            </w:pPr>
            <w:r>
              <w:rPr>
                <w:i/>
                <w:sz w:val="24"/>
                <w:szCs w:val="24"/>
              </w:rPr>
              <w:t>(1)</w:t>
            </w:r>
          </w:p>
        </w:tc>
        <w:tc>
          <w:tcPr>
            <w:tcW w:w="842" w:type="dxa"/>
            <w:tcBorders>
              <w:top w:val="single" w:sz="6" w:space="0" w:color="000000"/>
              <w:left w:val="single" w:sz="6" w:space="0" w:color="000000"/>
              <w:bottom w:val="single" w:sz="6" w:space="0" w:color="000000"/>
              <w:right w:val="single" w:sz="6" w:space="0" w:color="000000"/>
            </w:tcBorders>
          </w:tcPr>
          <w:p w14:paraId="14A1064F" w14:textId="77777777" w:rsidR="006F0E00" w:rsidRDefault="00000000">
            <w:pPr>
              <w:spacing w:before="60" w:after="60" w:line="276" w:lineRule="auto"/>
              <w:jc w:val="center"/>
              <w:rPr>
                <w:i/>
                <w:sz w:val="24"/>
                <w:szCs w:val="24"/>
              </w:rPr>
            </w:pPr>
            <w:r>
              <w:rPr>
                <w:i/>
                <w:sz w:val="24"/>
                <w:szCs w:val="24"/>
              </w:rPr>
              <w:t>(2)</w:t>
            </w:r>
          </w:p>
        </w:tc>
        <w:tc>
          <w:tcPr>
            <w:tcW w:w="4210" w:type="dxa"/>
            <w:gridSpan w:val="5"/>
            <w:tcBorders>
              <w:top w:val="single" w:sz="6" w:space="0" w:color="000000"/>
              <w:left w:val="single" w:sz="6" w:space="0" w:color="000000"/>
              <w:bottom w:val="single" w:sz="6" w:space="0" w:color="000000"/>
              <w:right w:val="single" w:sz="6" w:space="0" w:color="000000"/>
            </w:tcBorders>
          </w:tcPr>
          <w:p w14:paraId="007BBE06" w14:textId="77777777" w:rsidR="006F0E00" w:rsidRDefault="00000000">
            <w:pPr>
              <w:spacing w:before="60" w:after="60" w:line="276" w:lineRule="auto"/>
              <w:jc w:val="center"/>
              <w:rPr>
                <w:i/>
                <w:sz w:val="24"/>
                <w:szCs w:val="24"/>
              </w:rPr>
            </w:pPr>
            <w:r>
              <w:rPr>
                <w:i/>
                <w:sz w:val="24"/>
                <w:szCs w:val="24"/>
              </w:rPr>
              <w:t>(3)</w:t>
            </w:r>
          </w:p>
        </w:tc>
        <w:tc>
          <w:tcPr>
            <w:tcW w:w="2526" w:type="dxa"/>
            <w:gridSpan w:val="3"/>
            <w:tcBorders>
              <w:top w:val="single" w:sz="6" w:space="0" w:color="000000"/>
              <w:left w:val="single" w:sz="6" w:space="0" w:color="000000"/>
              <w:bottom w:val="single" w:sz="6" w:space="0" w:color="000000"/>
              <w:right w:val="single" w:sz="6" w:space="0" w:color="000000"/>
            </w:tcBorders>
          </w:tcPr>
          <w:p w14:paraId="26359DEF" w14:textId="77777777" w:rsidR="006F0E00" w:rsidRDefault="00000000">
            <w:pPr>
              <w:spacing w:before="60" w:after="60" w:line="276" w:lineRule="auto"/>
              <w:jc w:val="center"/>
              <w:rPr>
                <w:i/>
                <w:sz w:val="24"/>
                <w:szCs w:val="24"/>
              </w:rPr>
            </w:pPr>
            <w:r>
              <w:rPr>
                <w:i/>
                <w:sz w:val="24"/>
                <w:szCs w:val="24"/>
              </w:rPr>
              <w:t>(4)</w:t>
            </w:r>
          </w:p>
        </w:tc>
        <w:tc>
          <w:tcPr>
            <w:tcW w:w="841" w:type="dxa"/>
            <w:tcBorders>
              <w:top w:val="single" w:sz="6" w:space="0" w:color="000000"/>
              <w:left w:val="single" w:sz="6" w:space="0" w:color="000000"/>
              <w:bottom w:val="single" w:sz="6" w:space="0" w:color="000000"/>
              <w:right w:val="single" w:sz="6" w:space="0" w:color="000000"/>
            </w:tcBorders>
          </w:tcPr>
          <w:p w14:paraId="71F8A4AD" w14:textId="77777777" w:rsidR="006F0E00" w:rsidRDefault="00000000">
            <w:pPr>
              <w:spacing w:before="60" w:after="60" w:line="276" w:lineRule="auto"/>
              <w:jc w:val="center"/>
              <w:rPr>
                <w:i/>
                <w:sz w:val="24"/>
                <w:szCs w:val="24"/>
              </w:rPr>
            </w:pPr>
            <w:r>
              <w:rPr>
                <w:i/>
                <w:sz w:val="24"/>
                <w:szCs w:val="24"/>
              </w:rPr>
              <w:t>(5)</w:t>
            </w:r>
          </w:p>
        </w:tc>
      </w:tr>
      <w:tr w:rsidR="006F0E00" w14:paraId="554E7843" w14:textId="77777777">
        <w:trPr>
          <w:trHeight w:val="296"/>
        </w:trPr>
        <w:tc>
          <w:tcPr>
            <w:tcW w:w="1684" w:type="dxa"/>
            <w:gridSpan w:val="2"/>
            <w:tcBorders>
              <w:top w:val="single" w:sz="6" w:space="0" w:color="000000"/>
              <w:left w:val="single" w:sz="6" w:space="0" w:color="000000"/>
              <w:bottom w:val="single" w:sz="6" w:space="0" w:color="000000"/>
              <w:right w:val="single" w:sz="6" w:space="0" w:color="000000"/>
            </w:tcBorders>
          </w:tcPr>
          <w:p w14:paraId="274AA168" w14:textId="77777777" w:rsidR="006F0E00" w:rsidRDefault="00000000">
            <w:pPr>
              <w:spacing w:before="60" w:after="60" w:line="276" w:lineRule="auto"/>
              <w:jc w:val="center"/>
            </w:pPr>
            <w:r>
              <w:t>1</w:t>
            </w:r>
          </w:p>
        </w:tc>
        <w:tc>
          <w:tcPr>
            <w:tcW w:w="842" w:type="dxa"/>
            <w:tcBorders>
              <w:top w:val="single" w:sz="6" w:space="0" w:color="000000"/>
              <w:left w:val="single" w:sz="6" w:space="0" w:color="000000"/>
              <w:bottom w:val="single" w:sz="6" w:space="0" w:color="000000"/>
              <w:right w:val="single" w:sz="6" w:space="0" w:color="000000"/>
            </w:tcBorders>
          </w:tcPr>
          <w:p w14:paraId="751ED397" w14:textId="77777777" w:rsidR="006F0E00" w:rsidRDefault="00000000">
            <w:pPr>
              <w:spacing w:before="60" w:after="60" w:line="276" w:lineRule="auto"/>
            </w:pPr>
            <w:r>
              <w:t>01 Bài báo khoa học</w:t>
            </w:r>
          </w:p>
        </w:tc>
        <w:tc>
          <w:tcPr>
            <w:tcW w:w="4210" w:type="dxa"/>
            <w:gridSpan w:val="5"/>
            <w:tcBorders>
              <w:top w:val="single" w:sz="6" w:space="0" w:color="000000"/>
              <w:left w:val="single" w:sz="6" w:space="0" w:color="000000"/>
              <w:bottom w:val="single" w:sz="6" w:space="0" w:color="000000"/>
              <w:right w:val="single" w:sz="6" w:space="0" w:color="000000"/>
            </w:tcBorders>
          </w:tcPr>
          <w:p w14:paraId="3AA84CA1" w14:textId="77777777" w:rsidR="006F0E00" w:rsidRDefault="00000000">
            <w:pPr>
              <w:spacing w:before="60" w:after="60" w:line="276" w:lineRule="auto"/>
              <w:jc w:val="center"/>
            </w:pPr>
            <w:r>
              <w:t>Tạp chí chuyên ngành</w:t>
            </w:r>
          </w:p>
        </w:tc>
        <w:tc>
          <w:tcPr>
            <w:tcW w:w="2526" w:type="dxa"/>
            <w:gridSpan w:val="3"/>
            <w:tcBorders>
              <w:top w:val="single" w:sz="6" w:space="0" w:color="000000"/>
              <w:left w:val="single" w:sz="6" w:space="0" w:color="000000"/>
              <w:bottom w:val="single" w:sz="6" w:space="0" w:color="000000"/>
              <w:right w:val="single" w:sz="6" w:space="0" w:color="000000"/>
            </w:tcBorders>
          </w:tcPr>
          <w:p w14:paraId="6590913B" w14:textId="77777777" w:rsidR="006F0E00" w:rsidRDefault="006F0E00">
            <w:pPr>
              <w:spacing w:before="60" w:after="60" w:line="276" w:lineRule="auto"/>
              <w:jc w:val="center"/>
            </w:pPr>
          </w:p>
        </w:tc>
        <w:tc>
          <w:tcPr>
            <w:tcW w:w="841" w:type="dxa"/>
            <w:tcBorders>
              <w:top w:val="single" w:sz="6" w:space="0" w:color="000000"/>
              <w:left w:val="single" w:sz="6" w:space="0" w:color="000000"/>
              <w:bottom w:val="single" w:sz="6" w:space="0" w:color="000000"/>
              <w:right w:val="single" w:sz="6" w:space="0" w:color="000000"/>
            </w:tcBorders>
          </w:tcPr>
          <w:p w14:paraId="76206EFB" w14:textId="77777777" w:rsidR="006F0E00" w:rsidRDefault="006F0E00">
            <w:pPr>
              <w:spacing w:before="60" w:after="60" w:line="276" w:lineRule="auto"/>
              <w:jc w:val="center"/>
            </w:pPr>
          </w:p>
        </w:tc>
      </w:tr>
      <w:tr w:rsidR="006F0E00" w14:paraId="6C833C25" w14:textId="77777777">
        <w:trPr>
          <w:trHeight w:val="1065"/>
        </w:trPr>
        <w:tc>
          <w:tcPr>
            <w:tcW w:w="10103" w:type="dxa"/>
            <w:gridSpan w:val="12"/>
            <w:tcBorders>
              <w:top w:val="single" w:sz="4" w:space="0" w:color="000000"/>
              <w:left w:val="single" w:sz="6" w:space="0" w:color="000000"/>
              <w:bottom w:val="single" w:sz="6" w:space="0" w:color="000000"/>
              <w:right w:val="single" w:sz="6" w:space="0" w:color="000000"/>
            </w:tcBorders>
          </w:tcPr>
          <w:p w14:paraId="3E687D87" w14:textId="77777777" w:rsidR="006F0E00" w:rsidRDefault="006F0E00">
            <w:pPr>
              <w:spacing w:before="60" w:after="60" w:line="276" w:lineRule="auto"/>
              <w:rPr>
                <w:b/>
                <w:sz w:val="24"/>
                <w:szCs w:val="24"/>
              </w:rPr>
            </w:pPr>
          </w:p>
          <w:p w14:paraId="49A4800E" w14:textId="77777777" w:rsidR="006F0E00" w:rsidRDefault="00000000">
            <w:pPr>
              <w:tabs>
                <w:tab w:val="left" w:pos="504"/>
              </w:tabs>
              <w:spacing w:before="60" w:after="60" w:line="276" w:lineRule="auto"/>
              <w:ind w:right="34"/>
              <w:jc w:val="both"/>
              <w:rPr>
                <w:b/>
                <w:i/>
                <w:sz w:val="24"/>
                <w:szCs w:val="24"/>
              </w:rPr>
            </w:pPr>
            <w:r>
              <w:rPr>
                <w:b/>
                <w:sz w:val="24"/>
                <w:szCs w:val="24"/>
              </w:rPr>
              <w:t xml:space="preserve">        </w:t>
            </w:r>
            <w:r>
              <w:rPr>
                <w:b/>
                <w:i/>
                <w:sz w:val="24"/>
                <w:szCs w:val="24"/>
              </w:rPr>
              <w:t>22.2. Sản phẩm dự kiến đăng ký bảo hộ quyền sở hữu công nghiệp, sở hữu trí tuệ, giải pháp hữu ích, sáng kiến cải tiến kỹ thuật:</w:t>
            </w:r>
          </w:p>
          <w:p w14:paraId="46D17506" w14:textId="77777777" w:rsidR="006F0E00" w:rsidRDefault="006F0E00">
            <w:pPr>
              <w:tabs>
                <w:tab w:val="left" w:pos="504"/>
              </w:tabs>
              <w:spacing w:before="60" w:after="60" w:line="276" w:lineRule="auto"/>
              <w:ind w:right="34"/>
              <w:jc w:val="both"/>
              <w:rPr>
                <w:b/>
                <w:i/>
                <w:sz w:val="24"/>
                <w:szCs w:val="24"/>
              </w:rPr>
            </w:pPr>
          </w:p>
        </w:tc>
      </w:tr>
      <w:tr w:rsidR="006F0E00" w14:paraId="7C4AEB63" w14:textId="77777777">
        <w:tc>
          <w:tcPr>
            <w:tcW w:w="1684" w:type="dxa"/>
            <w:gridSpan w:val="2"/>
            <w:tcBorders>
              <w:top w:val="single" w:sz="6" w:space="0" w:color="000000"/>
              <w:left w:val="single" w:sz="6" w:space="0" w:color="000000"/>
              <w:bottom w:val="single" w:sz="6" w:space="0" w:color="000000"/>
              <w:right w:val="single" w:sz="6" w:space="0" w:color="000000"/>
            </w:tcBorders>
          </w:tcPr>
          <w:p w14:paraId="01A756E6" w14:textId="77777777" w:rsidR="006F0E00" w:rsidRDefault="00000000">
            <w:pPr>
              <w:widowControl w:val="0"/>
              <w:spacing w:before="60" w:after="60" w:line="276" w:lineRule="auto"/>
              <w:rPr>
                <w:b/>
                <w:sz w:val="24"/>
                <w:szCs w:val="24"/>
              </w:rPr>
            </w:pPr>
            <w:r>
              <w:rPr>
                <w:b/>
                <w:sz w:val="24"/>
                <w:szCs w:val="24"/>
              </w:rPr>
              <w:t>23</w:t>
            </w:r>
          </w:p>
        </w:tc>
        <w:tc>
          <w:tcPr>
            <w:tcW w:w="8419" w:type="dxa"/>
            <w:gridSpan w:val="10"/>
            <w:tcBorders>
              <w:top w:val="single" w:sz="6" w:space="0" w:color="000000"/>
              <w:right w:val="single" w:sz="6" w:space="0" w:color="000000"/>
            </w:tcBorders>
          </w:tcPr>
          <w:p w14:paraId="0BBD67FC" w14:textId="77777777" w:rsidR="006F0E00" w:rsidRDefault="00000000">
            <w:pPr>
              <w:widowControl w:val="0"/>
              <w:spacing w:before="60" w:after="60" w:line="276" w:lineRule="auto"/>
              <w:rPr>
                <w:b/>
                <w:sz w:val="24"/>
                <w:szCs w:val="24"/>
              </w:rPr>
            </w:pPr>
            <w:r>
              <w:rPr>
                <w:b/>
                <w:sz w:val="24"/>
                <w:szCs w:val="24"/>
              </w:rPr>
              <w:t xml:space="preserve">Khả năng ứng dụng và phương thức chuyển giao kết quả nghiên cứu </w:t>
            </w:r>
          </w:p>
        </w:tc>
      </w:tr>
      <w:tr w:rsidR="006F0E00" w14:paraId="684A2F54" w14:textId="77777777">
        <w:tc>
          <w:tcPr>
            <w:tcW w:w="10103" w:type="dxa"/>
            <w:gridSpan w:val="12"/>
            <w:tcBorders>
              <w:left w:val="single" w:sz="6" w:space="0" w:color="000000"/>
              <w:right w:val="single" w:sz="6" w:space="0" w:color="000000"/>
            </w:tcBorders>
          </w:tcPr>
          <w:p w14:paraId="61352D30" w14:textId="77777777" w:rsidR="006F0E00" w:rsidRDefault="00000000">
            <w:pPr>
              <w:widowControl w:val="0"/>
              <w:tabs>
                <w:tab w:val="left" w:pos="426"/>
              </w:tabs>
              <w:spacing w:after="120" w:line="276" w:lineRule="auto"/>
              <w:ind w:right="34"/>
              <w:jc w:val="both"/>
              <w:rPr>
                <w:i/>
                <w:sz w:val="24"/>
                <w:szCs w:val="24"/>
              </w:rPr>
            </w:pPr>
            <w:r>
              <w:rPr>
                <w:sz w:val="24"/>
                <w:szCs w:val="24"/>
              </w:rPr>
              <w:tab/>
            </w:r>
            <w:r>
              <w:rPr>
                <w:b/>
                <w:i/>
                <w:sz w:val="24"/>
                <w:szCs w:val="24"/>
              </w:rPr>
              <w:t xml:space="preserve">23.1. Khả năng về thị trường </w:t>
            </w:r>
            <w:r>
              <w:rPr>
                <w:i/>
                <w:sz w:val="24"/>
                <w:szCs w:val="24"/>
              </w:rPr>
              <w:t>(Nhu cầu quân sự, quốc phòng, kinh tế - xã hội, nêu tên và nhu cầu đơn vị sử dụng cụ thể; điều kiện cần thiết để có thể đưa sản phẩm ra thị trường?)</w:t>
            </w:r>
          </w:p>
          <w:p w14:paraId="5013622E" w14:textId="77777777" w:rsidR="006F0E00" w:rsidRDefault="00000000">
            <w:pPr>
              <w:widowControl w:val="0"/>
              <w:tabs>
                <w:tab w:val="left" w:pos="426"/>
              </w:tabs>
              <w:spacing w:before="60" w:after="60" w:line="276" w:lineRule="auto"/>
              <w:jc w:val="both"/>
              <w:rPr>
                <w:b/>
                <w:sz w:val="24"/>
                <w:szCs w:val="24"/>
              </w:rPr>
            </w:pPr>
            <w:r>
              <w:rPr>
                <w:b/>
                <w:sz w:val="24"/>
                <w:szCs w:val="24"/>
              </w:rPr>
              <w:tab/>
            </w:r>
            <w:r>
              <w:rPr>
                <w:b/>
                <w:i/>
                <w:sz w:val="24"/>
                <w:szCs w:val="24"/>
              </w:rPr>
              <w:t xml:space="preserve">23.2. Khả năng về ứng dụng các kết quả nghiên cứu vào sản xuất kinh doanh </w:t>
            </w:r>
            <w:r>
              <w:rPr>
                <w:i/>
                <w:sz w:val="24"/>
                <w:szCs w:val="24"/>
              </w:rPr>
              <w:t>(Khả năng cạnh tranh về giá thành và chất lượng sản phẩm)</w:t>
            </w:r>
          </w:p>
          <w:p w14:paraId="12AA4D17" w14:textId="77777777" w:rsidR="006F0E00" w:rsidRDefault="00000000">
            <w:pPr>
              <w:widowControl w:val="0"/>
              <w:tabs>
                <w:tab w:val="left" w:pos="426"/>
              </w:tabs>
              <w:spacing w:before="60" w:after="60" w:line="276" w:lineRule="auto"/>
              <w:rPr>
                <w:b/>
                <w:i/>
                <w:sz w:val="24"/>
                <w:szCs w:val="24"/>
              </w:rPr>
            </w:pPr>
            <w:r>
              <w:rPr>
                <w:b/>
                <w:sz w:val="24"/>
                <w:szCs w:val="24"/>
              </w:rPr>
              <w:tab/>
            </w:r>
            <w:r>
              <w:rPr>
                <w:b/>
                <w:i/>
                <w:sz w:val="24"/>
                <w:szCs w:val="24"/>
              </w:rPr>
              <w:t>23.3.  Khả năng liên doanh liên kết với các doanh nghiệp trong quá trình nghiên cứu</w:t>
            </w:r>
          </w:p>
          <w:p w14:paraId="2A5C1EAF" w14:textId="77777777" w:rsidR="006F0E00" w:rsidRDefault="00000000">
            <w:pPr>
              <w:widowControl w:val="0"/>
              <w:tabs>
                <w:tab w:val="left" w:pos="504"/>
              </w:tabs>
              <w:spacing w:before="60" w:after="60" w:line="276" w:lineRule="auto"/>
              <w:rPr>
                <w:b/>
                <w:i/>
                <w:sz w:val="24"/>
                <w:szCs w:val="24"/>
              </w:rPr>
            </w:pPr>
            <w:r>
              <w:rPr>
                <w:b/>
                <w:sz w:val="24"/>
                <w:szCs w:val="24"/>
              </w:rPr>
              <w:t xml:space="preserve">        </w:t>
            </w:r>
            <w:r>
              <w:rPr>
                <w:b/>
                <w:i/>
                <w:sz w:val="24"/>
                <w:szCs w:val="24"/>
              </w:rPr>
              <w:t>23.4 Mô tả phương thức chuyển giao</w:t>
            </w:r>
            <w:r>
              <w:rPr>
                <w:noProof/>
              </w:rPr>
              <mc:AlternateContent>
                <mc:Choice Requires="wps">
                  <w:drawing>
                    <wp:anchor distT="0" distB="0" distL="0" distR="0" simplePos="0" relativeHeight="251677696" behindDoc="0" locked="0" layoutInCell="1" hidden="0" allowOverlap="1" wp14:anchorId="272B4631" wp14:editId="42308843">
                      <wp:simplePos x="0" y="0"/>
                      <wp:positionH relativeFrom="column">
                        <wp:posOffset>-63499</wp:posOffset>
                      </wp:positionH>
                      <wp:positionV relativeFrom="paragraph">
                        <wp:posOffset>0</wp:posOffset>
                      </wp:positionV>
                      <wp:extent cx="635" cy="12700"/>
                      <wp:effectExtent l="0" t="0" r="0" b="0"/>
                      <wp:wrapNone/>
                      <wp:docPr id="49" name="Straight Arrow Connector 49"/>
                      <wp:cNvGraphicFramePr/>
                      <a:graphic xmlns:a="http://schemas.openxmlformats.org/drawingml/2006/main">
                        <a:graphicData uri="http://schemas.microsoft.com/office/word/2010/wordprocessingShape">
                          <wps:wsp>
                            <wps:cNvCnPr/>
                            <wps:spPr>
                              <a:xfrm>
                                <a:off x="2202660" y="3779640"/>
                                <a:ext cx="6286680" cy="72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-63499</wp:posOffset>
                      </wp:positionH>
                      <wp:positionV relativeFrom="paragraph">
                        <wp:posOffset>0</wp:posOffset>
                      </wp:positionV>
                      <wp:extent cx="635" cy="12700"/>
                      <wp:effectExtent b="0" l="0" r="0" t="0"/>
                      <wp:wrapNone/>
                      <wp:docPr id="49" name="image24.png"/>
                      <a:graphic>
                        <a:graphicData uri="http://schemas.openxmlformats.org/drawingml/2006/picture">
                          <pic:pic>
                            <pic:nvPicPr>
                              <pic:cNvPr id="0" name="image24.png"/>
                              <pic:cNvPicPr preferRelativeResize="0"/>
                            </pic:nvPicPr>
                            <pic:blipFill>
                              <a:blip r:embed="rId13"/>
                              <a:srcRect/>
                              <a:stretch>
                                <a:fillRect/>
                              </a:stretch>
                            </pic:blipFill>
                            <pic:spPr>
                              <a:xfrm>
                                <a:off x="0" y="0"/>
                                <a:ext cx="635" cy="12700"/>
                              </a:xfrm>
                              <a:prstGeom prst="rect"/>
                              <a:ln/>
                            </pic:spPr>
                          </pic:pic>
                        </a:graphicData>
                      </a:graphic>
                    </wp:anchor>
                  </w:drawing>
                </mc:Fallback>
              </mc:AlternateContent>
            </w:r>
          </w:p>
          <w:p w14:paraId="2B11E350" w14:textId="77777777" w:rsidR="006F0E00" w:rsidRDefault="00000000">
            <w:pPr>
              <w:widowControl w:val="0"/>
              <w:spacing w:before="60" w:after="60" w:line="276" w:lineRule="auto"/>
              <w:jc w:val="both"/>
              <w:rPr>
                <w:i/>
                <w:sz w:val="24"/>
                <w:szCs w:val="24"/>
              </w:rPr>
            </w:pPr>
            <w:r>
              <w:rPr>
                <w:i/>
                <w:sz w:val="24"/>
                <w:szCs w:val="24"/>
              </w:rPr>
              <w:t xml:space="preserve">(Chuyển giao công nghệ trọn gói, chuyển giao công nghệ có đào tạo, chuyển giao theo hình thức trả dần theo tỷ lệ % của doanh thu; liên kết với doanh nghiệp để sản xuất hoặc góp vốn với đơn vị phối hợp nghiên cứu hoặc với cơ sở sẽ áp dụng kết quả nghiên cứu theo tỷ lệ đã thỏa thuận để cùng triển khai sản xuất; tự thành lập doanh nghiệp trên cơ sở kết quả nghiên cứu tạo ra…) </w:t>
            </w:r>
          </w:p>
        </w:tc>
      </w:tr>
      <w:tr w:rsidR="006F0E00" w14:paraId="34426663" w14:textId="77777777">
        <w:trPr>
          <w:cantSplit/>
        </w:trPr>
        <w:tc>
          <w:tcPr>
            <w:tcW w:w="1684" w:type="dxa"/>
            <w:gridSpan w:val="2"/>
            <w:tcBorders>
              <w:top w:val="single" w:sz="6" w:space="0" w:color="000000"/>
              <w:left w:val="single" w:sz="4" w:space="0" w:color="000000"/>
              <w:bottom w:val="single" w:sz="4" w:space="0" w:color="000000"/>
              <w:right w:val="single" w:sz="4" w:space="0" w:color="000000"/>
            </w:tcBorders>
          </w:tcPr>
          <w:p w14:paraId="01069D5C" w14:textId="77777777" w:rsidR="006F0E00" w:rsidRDefault="00000000">
            <w:pPr>
              <w:widowControl w:val="0"/>
              <w:spacing w:before="60" w:after="60" w:line="276" w:lineRule="auto"/>
              <w:jc w:val="center"/>
              <w:rPr>
                <w:b/>
                <w:sz w:val="24"/>
                <w:szCs w:val="24"/>
              </w:rPr>
            </w:pPr>
            <w:r>
              <w:rPr>
                <w:b/>
                <w:sz w:val="24"/>
                <w:szCs w:val="24"/>
              </w:rPr>
              <w:t>24</w:t>
            </w:r>
          </w:p>
        </w:tc>
        <w:tc>
          <w:tcPr>
            <w:tcW w:w="8419" w:type="dxa"/>
            <w:gridSpan w:val="10"/>
            <w:tcBorders>
              <w:top w:val="single" w:sz="4" w:space="0" w:color="000000"/>
              <w:right w:val="single" w:sz="4" w:space="0" w:color="000000"/>
            </w:tcBorders>
          </w:tcPr>
          <w:p w14:paraId="75CF7EDA" w14:textId="77777777" w:rsidR="006F0E00" w:rsidRDefault="00000000">
            <w:pPr>
              <w:widowControl w:val="0"/>
              <w:spacing w:before="60" w:after="60" w:line="276" w:lineRule="auto"/>
              <w:rPr>
                <w:b/>
                <w:sz w:val="24"/>
                <w:szCs w:val="24"/>
              </w:rPr>
            </w:pPr>
            <w:r>
              <w:rPr>
                <w:b/>
                <w:sz w:val="40"/>
                <w:szCs w:val="40"/>
                <w:vertAlign w:val="subscript"/>
              </w:rPr>
              <w:t>Phạm vi và địa chỉ (dự kiến) ứng dụng các kết quả của đề tài</w:t>
            </w:r>
          </w:p>
        </w:tc>
      </w:tr>
      <w:tr w:rsidR="006F0E00" w14:paraId="74ACC7F2" w14:textId="77777777">
        <w:trPr>
          <w:cantSplit/>
        </w:trPr>
        <w:tc>
          <w:tcPr>
            <w:tcW w:w="10103" w:type="dxa"/>
            <w:gridSpan w:val="12"/>
            <w:tcBorders>
              <w:left w:val="single" w:sz="4" w:space="0" w:color="000000"/>
              <w:bottom w:val="single" w:sz="4" w:space="0" w:color="000000"/>
              <w:right w:val="single" w:sz="4" w:space="0" w:color="000000"/>
            </w:tcBorders>
          </w:tcPr>
          <w:p w14:paraId="725EA646" w14:textId="77777777" w:rsidR="006F0E00" w:rsidRDefault="00000000">
            <w:pPr>
              <w:widowControl w:val="0"/>
              <w:spacing w:before="60" w:after="60" w:line="276" w:lineRule="auto"/>
              <w:ind w:left="612"/>
              <w:jc w:val="both"/>
              <w:rPr>
                <w:sz w:val="24"/>
                <w:szCs w:val="24"/>
              </w:rPr>
            </w:pPr>
            <w:r>
              <w:rPr>
                <w:sz w:val="24"/>
                <w:szCs w:val="24"/>
              </w:rPr>
              <w:t>Phạm vi ứng dụng: Các bệnh viện, sở y tế, trung tâm sa sút trí tuệ ở miền nam Việt Nam</w:t>
            </w:r>
          </w:p>
          <w:p w14:paraId="341DC21E" w14:textId="77777777" w:rsidR="006F0E00" w:rsidRDefault="00000000">
            <w:pPr>
              <w:widowControl w:val="0"/>
              <w:spacing w:before="60" w:after="60" w:line="276" w:lineRule="auto"/>
              <w:ind w:left="612"/>
              <w:jc w:val="both"/>
              <w:rPr>
                <w:sz w:val="24"/>
                <w:szCs w:val="24"/>
              </w:rPr>
            </w:pPr>
            <w:r>
              <w:rPr>
                <w:sz w:val="24"/>
                <w:szCs w:val="24"/>
              </w:rPr>
              <w:t>Địa chỉ dự kiến ứng dụng: Khoa Nội thần kinh Bệnh viện Quân y 175</w:t>
            </w:r>
          </w:p>
        </w:tc>
      </w:tr>
      <w:tr w:rsidR="006F0E00" w14:paraId="5510A3D5" w14:textId="77777777">
        <w:trPr>
          <w:cantSplit/>
        </w:trPr>
        <w:tc>
          <w:tcPr>
            <w:tcW w:w="1684" w:type="dxa"/>
            <w:gridSpan w:val="2"/>
            <w:tcBorders>
              <w:top w:val="single" w:sz="6" w:space="0" w:color="000000"/>
              <w:left w:val="single" w:sz="6" w:space="0" w:color="000000"/>
              <w:bottom w:val="single" w:sz="6" w:space="0" w:color="000000"/>
              <w:right w:val="single" w:sz="6" w:space="0" w:color="000000"/>
            </w:tcBorders>
          </w:tcPr>
          <w:p w14:paraId="237F80F5" w14:textId="77777777" w:rsidR="006F0E00" w:rsidRDefault="00000000">
            <w:pPr>
              <w:widowControl w:val="0"/>
              <w:spacing w:before="60" w:after="60" w:line="276" w:lineRule="auto"/>
              <w:rPr>
                <w:b/>
                <w:sz w:val="24"/>
                <w:szCs w:val="24"/>
              </w:rPr>
            </w:pPr>
            <w:r>
              <w:rPr>
                <w:b/>
                <w:sz w:val="24"/>
                <w:szCs w:val="24"/>
              </w:rPr>
              <w:t>25</w:t>
            </w:r>
          </w:p>
        </w:tc>
        <w:tc>
          <w:tcPr>
            <w:tcW w:w="8419" w:type="dxa"/>
            <w:gridSpan w:val="10"/>
            <w:tcBorders>
              <w:top w:val="single" w:sz="6" w:space="0" w:color="000000"/>
              <w:right w:val="single" w:sz="6" w:space="0" w:color="000000"/>
            </w:tcBorders>
          </w:tcPr>
          <w:p w14:paraId="6D82FC29" w14:textId="77777777" w:rsidR="006F0E00" w:rsidRDefault="00000000">
            <w:pPr>
              <w:widowControl w:val="0"/>
              <w:spacing w:before="60" w:after="60" w:line="276" w:lineRule="auto"/>
              <w:rPr>
                <w:b/>
                <w:sz w:val="24"/>
                <w:szCs w:val="24"/>
              </w:rPr>
            </w:pPr>
            <w:r>
              <w:rPr>
                <w:b/>
                <w:sz w:val="24"/>
                <w:szCs w:val="24"/>
              </w:rPr>
              <w:t xml:space="preserve">Tác động và lợi ích mang lại của kết quả nghiên cứu </w:t>
            </w:r>
          </w:p>
        </w:tc>
      </w:tr>
      <w:tr w:rsidR="006F0E00" w14:paraId="67EE6FB2" w14:textId="77777777">
        <w:tc>
          <w:tcPr>
            <w:tcW w:w="10103" w:type="dxa"/>
            <w:gridSpan w:val="12"/>
            <w:tcBorders>
              <w:left w:val="single" w:sz="6" w:space="0" w:color="000000"/>
              <w:right w:val="single" w:sz="6" w:space="0" w:color="000000"/>
            </w:tcBorders>
          </w:tcPr>
          <w:p w14:paraId="7A6A14CB" w14:textId="77777777" w:rsidR="006F0E00" w:rsidRDefault="00000000">
            <w:pPr>
              <w:widowControl w:val="0"/>
              <w:tabs>
                <w:tab w:val="left" w:pos="522"/>
              </w:tabs>
              <w:spacing w:before="60" w:after="60" w:line="276" w:lineRule="auto"/>
              <w:jc w:val="both"/>
              <w:rPr>
                <w:b/>
                <w:i/>
                <w:sz w:val="24"/>
                <w:szCs w:val="24"/>
              </w:rPr>
            </w:pPr>
            <w:r>
              <w:rPr>
                <w:b/>
                <w:i/>
                <w:sz w:val="24"/>
                <w:szCs w:val="24"/>
              </w:rPr>
              <w:t xml:space="preserve">        25.1 Đối với quân sự, quốc phòng, kinh tế - xã hội và môi trường</w:t>
            </w:r>
          </w:p>
          <w:p w14:paraId="52AC9799" w14:textId="77777777" w:rsidR="006F0E00" w:rsidRDefault="00000000">
            <w:pPr>
              <w:spacing w:before="60" w:after="60" w:line="276" w:lineRule="auto"/>
              <w:jc w:val="both"/>
              <w:rPr>
                <w:sz w:val="24"/>
                <w:szCs w:val="24"/>
              </w:rPr>
            </w:pPr>
            <w:r>
              <w:rPr>
                <w:sz w:val="24"/>
                <w:szCs w:val="24"/>
              </w:rPr>
              <w:t>Kết quả nghiên cứu của đề tài sẽ góp phần hỗ trợ sàng lọc bệnh MCI, AD từ giai đoạn sớm, từ đó đi khám tại các cơ sở y tế để nhận được các can thiệp kịp thời để ngăn tiến triển bệnh đến giai đoạn nặng hơn. Từ đó nghiên cứu định hướng thêm về việc tang cường chất lượng tầm soát ở tuyến xã, huyện.</w:t>
            </w:r>
          </w:p>
          <w:p w14:paraId="42409921" w14:textId="77777777" w:rsidR="006F0E00" w:rsidRDefault="00000000">
            <w:pPr>
              <w:widowControl w:val="0"/>
              <w:numPr>
                <w:ilvl w:val="1"/>
                <w:numId w:val="10"/>
              </w:numPr>
              <w:pBdr>
                <w:top w:val="nil"/>
                <w:left w:val="nil"/>
                <w:bottom w:val="nil"/>
                <w:right w:val="nil"/>
                <w:between w:val="nil"/>
              </w:pBdr>
              <w:tabs>
                <w:tab w:val="left" w:pos="426"/>
                <w:tab w:val="left" w:pos="864"/>
              </w:tabs>
              <w:spacing w:line="276" w:lineRule="auto"/>
              <w:ind w:right="-62"/>
              <w:jc w:val="both"/>
              <w:rPr>
                <w:b/>
                <w:i/>
                <w:color w:val="000000"/>
                <w:sz w:val="24"/>
                <w:szCs w:val="24"/>
              </w:rPr>
            </w:pPr>
            <w:r>
              <w:rPr>
                <w:b/>
                <w:i/>
                <w:color w:val="000000"/>
                <w:sz w:val="24"/>
                <w:szCs w:val="24"/>
              </w:rPr>
              <w:t xml:space="preserve"> Đối với lĩnh vực KH&amp;CN có liên quan</w:t>
            </w:r>
          </w:p>
          <w:p w14:paraId="433F6AF1" w14:textId="77777777" w:rsidR="006F0E00" w:rsidRDefault="00000000">
            <w:pPr>
              <w:widowControl w:val="0"/>
              <w:numPr>
                <w:ilvl w:val="0"/>
                <w:numId w:val="9"/>
              </w:numPr>
              <w:pBdr>
                <w:top w:val="nil"/>
                <w:left w:val="nil"/>
                <w:bottom w:val="nil"/>
                <w:right w:val="nil"/>
                <w:between w:val="nil"/>
              </w:pBdr>
              <w:spacing w:line="257" w:lineRule="auto"/>
              <w:jc w:val="both"/>
              <w:rPr>
                <w:color w:val="000000"/>
                <w:sz w:val="22"/>
                <w:szCs w:val="22"/>
              </w:rPr>
            </w:pPr>
            <w:r>
              <w:rPr>
                <w:b/>
                <w:i/>
                <w:color w:val="000000"/>
                <w:sz w:val="24"/>
                <w:szCs w:val="24"/>
              </w:rPr>
              <w:t xml:space="preserve"> </w:t>
            </w:r>
            <w:r>
              <w:rPr>
                <w:color w:val="000000"/>
                <w:sz w:val="24"/>
                <w:szCs w:val="24"/>
              </w:rPr>
              <w:t xml:space="preserve">Ở trong nước: Hiện nay, ở Việt Nam các lĩnh vực liên quan đến sức khỏe não bộ vẫn chưa được người dân chú trọng và quan tâm nhiều, thiếu các kiến thức liên quan đến bệnh lý về não </w:t>
            </w:r>
            <w:r>
              <w:rPr>
                <w:i/>
                <w:color w:val="000000"/>
                <w:sz w:val="24"/>
                <w:szCs w:val="24"/>
              </w:rPr>
              <w:t>“</w:t>
            </w:r>
            <w:r>
              <w:rPr>
                <w:i/>
                <w:color w:val="333333"/>
                <w:sz w:val="24"/>
                <w:szCs w:val="24"/>
              </w:rPr>
              <w:t>Năm 2020, Việt Nam có 500.000 bị Alzheimer nhưng chỉ có 5.000 người được chẩn đoán và điều trị (tương đương 1%).”</w:t>
            </w:r>
            <w:r>
              <w:rPr>
                <w:color w:val="333333"/>
                <w:sz w:val="24"/>
                <w:szCs w:val="24"/>
              </w:rPr>
              <w:t>(Thu, 2024)</w:t>
            </w:r>
            <w:r>
              <w:rPr>
                <w:i/>
                <w:color w:val="333333"/>
                <w:sz w:val="24"/>
                <w:szCs w:val="24"/>
              </w:rPr>
              <w:t xml:space="preserve">  </w:t>
            </w:r>
            <w:r>
              <w:rPr>
                <w:color w:val="333333"/>
                <w:sz w:val="24"/>
                <w:szCs w:val="24"/>
              </w:rPr>
              <w:t>và  không có kiến thức về bệnh lý MCI “</w:t>
            </w:r>
            <w:r>
              <w:rPr>
                <w:i/>
                <w:color w:val="000000"/>
                <w:sz w:val="24"/>
                <w:szCs w:val="24"/>
              </w:rPr>
              <w:t>Hơn 80% người tham gia ban đầu ít hoặc không biết về MCI’’</w:t>
            </w:r>
            <w:r>
              <w:rPr>
                <w:color w:val="000000"/>
                <w:sz w:val="24"/>
                <w:szCs w:val="24"/>
              </w:rPr>
              <w:t xml:space="preserve"> </w:t>
            </w:r>
            <w:r>
              <w:rPr>
                <w:color w:val="333333"/>
                <w:sz w:val="24"/>
                <w:szCs w:val="24"/>
              </w:rPr>
              <w:t>(Quỳnh, 2022)</w:t>
            </w:r>
            <w:r>
              <w:rPr>
                <w:color w:val="000000"/>
                <w:sz w:val="24"/>
                <w:szCs w:val="24"/>
              </w:rPr>
              <w:t>. Do</w:t>
            </w:r>
            <w:r>
              <w:rPr>
                <w:color w:val="333333"/>
                <w:sz w:val="24"/>
                <w:szCs w:val="24"/>
              </w:rPr>
              <w:t xml:space="preserve"> đó, chẩn đoán tại các cơ sở y tế thường không phải là giai đoạn sớm của bệnh và vấn đề điều trị và chăm sóc bệnh gặp rất nhiều khó khăn, đa số bệnh nhân được chăm sóc và theo dõi tại nhà. Tuy trên thế giới đã có dự án</w:t>
            </w:r>
            <w:r>
              <w:rPr>
                <w:color w:val="000000"/>
                <w:sz w:val="24"/>
                <w:szCs w:val="24"/>
              </w:rPr>
              <w:t xml:space="preserve"> CognoSpeak</w:t>
            </w:r>
            <w:r>
              <w:rPr>
                <w:color w:val="333333"/>
                <w:sz w:val="24"/>
                <w:szCs w:val="24"/>
              </w:rPr>
              <w:t xml:space="preserve"> tại trường đại học Sheffield ở Anh đã thực hiện nhưng chưa thực sự phù hợp với người Việt vì bị khác ngôn ngữ. Dự án VoiceAI for AD với mục đích tạo một hệ dữ liệu dành riêng cho người Việt. VoiceAI for AD với giá thành thấp, dễ tiếp cận (từ nông thôn đến thành thị) sẽ giúp người bệnh điều trị ngoại trú cũng như người nhà bệnh nhân có thể can thiệp kịp thời. Cũng như </w:t>
            </w:r>
            <w:r>
              <w:rPr>
                <w:color w:val="000000"/>
                <w:sz w:val="24"/>
                <w:szCs w:val="24"/>
              </w:rPr>
              <w:t xml:space="preserve">giúp bác sĩ xác định biện pháp can thiệp phù hợp nhất trong giai đoạn tiến triển quan trọng của bệnh. </w:t>
            </w:r>
          </w:p>
          <w:p w14:paraId="72F6853A" w14:textId="77777777" w:rsidR="006F0E00" w:rsidRDefault="00000000">
            <w:pPr>
              <w:widowControl w:val="0"/>
              <w:numPr>
                <w:ilvl w:val="0"/>
                <w:numId w:val="8"/>
              </w:numPr>
              <w:pBdr>
                <w:top w:val="nil"/>
                <w:left w:val="nil"/>
                <w:bottom w:val="nil"/>
                <w:right w:val="nil"/>
                <w:between w:val="nil"/>
              </w:pBdr>
              <w:spacing w:after="160" w:line="257" w:lineRule="auto"/>
              <w:jc w:val="both"/>
              <w:rPr>
                <w:color w:val="000000"/>
                <w:sz w:val="24"/>
                <w:szCs w:val="24"/>
              </w:rPr>
            </w:pPr>
            <w:r>
              <w:rPr>
                <w:color w:val="000000"/>
                <w:sz w:val="24"/>
                <w:szCs w:val="24"/>
              </w:rPr>
              <w:t xml:space="preserve">Ở quốc tế: Ở Anh, trường Sheffield đã có dự án CognoSpeak – là dự án sử dụng trí tuệ nhân tạo và công nghệ giọng nói để tự động phân tích ngôn ngữ và các mẫu giọng nói có thể đảm bảo sự điều tra chuyên môn sâu hơn và là dấu hiệu ban đầu của chứng mất trí hoặc bệnh Alzheimer với </w:t>
            </w:r>
            <w:r>
              <w:rPr>
                <w:color w:val="000000"/>
                <w:sz w:val="24"/>
                <w:szCs w:val="24"/>
              </w:rPr>
              <w:lastRenderedPageBreak/>
              <w:t xml:space="preserve">bộ dữ liệu bằng tiếng Anh nhưng còn hạn chế do chỉ có bộ ngôn ngữ tiếng Anh. Dự án trên được phát triển bởi Tiến sĩ Dan Blackburn từ Khoa Thần kinh học và Giáo sư Heidi Christensen từ Khoa Khoa học Máy tính tại Đại học Sheffield với mục đích giúp bệnh nhân bắt đầu hỗ trợ chẩn đoán, điều trị sớm hơn và giảm gánh nặng cho ngành y tế đồng thời bệnh nhân có thể được điều trị ngoại trú dưới sự theo dõi của các bác sỹ. Theo một cuộc khảo sát của Hiệp hội Alzheimer cho thấy </w:t>
            </w:r>
            <w:r>
              <w:rPr>
                <w:i/>
                <w:color w:val="000000"/>
                <w:sz w:val="24"/>
                <w:szCs w:val="24"/>
              </w:rPr>
              <w:t>“85% số người muốn ở nhà nếu được chẩn đoán mắc chứng mất trí”</w:t>
            </w:r>
            <w:r>
              <w:rPr>
                <w:color w:val="000000"/>
                <w:sz w:val="24"/>
                <w:szCs w:val="24"/>
              </w:rPr>
              <w:t xml:space="preserve"> </w:t>
            </w:r>
            <w:r>
              <w:rPr>
                <w:i/>
                <w:color w:val="000000"/>
                <w:sz w:val="24"/>
                <w:szCs w:val="24"/>
              </w:rPr>
              <w:t>(Huxtable, 2025)</w:t>
            </w:r>
            <w:r>
              <w:rPr>
                <w:color w:val="000000"/>
                <w:sz w:val="24"/>
                <w:szCs w:val="24"/>
              </w:rPr>
              <w:t>.</w:t>
            </w:r>
          </w:p>
          <w:p w14:paraId="7661EE90" w14:textId="77777777" w:rsidR="006F0E00" w:rsidRDefault="00000000">
            <w:pPr>
              <w:widowControl w:val="0"/>
              <w:tabs>
                <w:tab w:val="left" w:pos="426"/>
                <w:tab w:val="left" w:pos="810"/>
              </w:tabs>
              <w:spacing w:before="60" w:after="60" w:line="276" w:lineRule="auto"/>
              <w:jc w:val="both"/>
              <w:rPr>
                <w:b/>
                <w:i/>
                <w:sz w:val="24"/>
                <w:szCs w:val="24"/>
              </w:rPr>
            </w:pPr>
            <w:r>
              <w:rPr>
                <w:b/>
                <w:i/>
                <w:sz w:val="24"/>
                <w:szCs w:val="24"/>
              </w:rPr>
              <w:t xml:space="preserve">        25.3 Đối với đơn vị chủ trì và các cơ sở ứng dụng kết quả nghiên cứu</w:t>
            </w:r>
          </w:p>
          <w:p w14:paraId="260A0B1E" w14:textId="77777777" w:rsidR="006F0E00" w:rsidRDefault="00000000">
            <w:pPr>
              <w:widowControl w:val="0"/>
              <w:spacing w:before="60" w:after="60" w:line="276" w:lineRule="auto"/>
              <w:ind w:firstLine="426"/>
              <w:jc w:val="both"/>
              <w:rPr>
                <w:sz w:val="24"/>
                <w:szCs w:val="24"/>
                <w:u w:val="single"/>
              </w:rPr>
            </w:pPr>
            <w:r>
              <w:rPr>
                <w:sz w:val="24"/>
                <w:szCs w:val="24"/>
                <w:u w:val="single"/>
              </w:rPr>
              <w:t>Đối với tổ chức chủ trì:</w:t>
            </w:r>
          </w:p>
          <w:p w14:paraId="6A593AAA" w14:textId="77777777" w:rsidR="006F0E00" w:rsidRDefault="00000000">
            <w:pPr>
              <w:widowControl w:val="0"/>
              <w:spacing w:before="60" w:after="60" w:line="276" w:lineRule="auto"/>
              <w:ind w:left="720"/>
              <w:jc w:val="both"/>
            </w:pPr>
            <w:r>
              <w:rPr>
                <w:sz w:val="24"/>
                <w:szCs w:val="24"/>
              </w:rPr>
              <w:t>Dự án Voice AI làm tăng tính ứng dụng thực tiễn của các nghiên cứu về sức khỏe não bộ đến gần hơn với người dân và cộng đồng. Từ đó, sẽ thu hút các tổ chức y tế và doanh nghiệp.</w:t>
            </w:r>
          </w:p>
          <w:p w14:paraId="7C2C7182" w14:textId="77777777" w:rsidR="006F0E00" w:rsidRDefault="00000000">
            <w:pPr>
              <w:widowControl w:val="0"/>
              <w:spacing w:before="60" w:after="60" w:line="276" w:lineRule="auto"/>
              <w:ind w:firstLine="426"/>
              <w:jc w:val="both"/>
              <w:rPr>
                <w:sz w:val="24"/>
                <w:szCs w:val="24"/>
                <w:u w:val="single"/>
              </w:rPr>
            </w:pPr>
            <w:r>
              <w:rPr>
                <w:sz w:val="24"/>
                <w:szCs w:val="24"/>
                <w:u w:val="single"/>
              </w:rPr>
              <w:t xml:space="preserve">Đối với các cơ sở ứng dụng kết quả nghiên cứu: </w:t>
            </w:r>
          </w:p>
          <w:p w14:paraId="500B7BB1" w14:textId="77777777" w:rsidR="006F0E00" w:rsidRDefault="00000000">
            <w:pPr>
              <w:widowControl w:val="0"/>
              <w:numPr>
                <w:ilvl w:val="0"/>
                <w:numId w:val="7"/>
              </w:numPr>
              <w:pBdr>
                <w:top w:val="nil"/>
                <w:left w:val="nil"/>
                <w:bottom w:val="nil"/>
                <w:right w:val="nil"/>
                <w:between w:val="nil"/>
              </w:pBdr>
              <w:spacing w:before="60" w:line="276" w:lineRule="auto"/>
              <w:jc w:val="both"/>
              <w:rPr>
                <w:color w:val="000000"/>
                <w:sz w:val="22"/>
                <w:szCs w:val="22"/>
              </w:rPr>
            </w:pPr>
            <w:r>
              <w:rPr>
                <w:color w:val="000000"/>
                <w:sz w:val="24"/>
                <w:szCs w:val="24"/>
              </w:rPr>
              <w:t>Voice AI ra đời với kỳ vọng g</w:t>
            </w:r>
            <w:r>
              <w:rPr>
                <w:color w:val="000000"/>
                <w:sz w:val="22"/>
                <w:szCs w:val="22"/>
              </w:rPr>
              <w:t>iúp giảm tải cho các bệnh viện và cơ sở y tế khi bệnh nhân có thể thực hiện kiểm tra nhận thức</w:t>
            </w:r>
            <w:r>
              <w:rPr>
                <w:color w:val="000000"/>
                <w:sz w:val="24"/>
                <w:szCs w:val="24"/>
              </w:rPr>
              <w:t>, có thể theo dõi tiến trình điều trị của bệnh nhân</w:t>
            </w:r>
            <w:r>
              <w:rPr>
                <w:color w:val="000000"/>
                <w:sz w:val="22"/>
                <w:szCs w:val="22"/>
              </w:rPr>
              <w:t xml:space="preserve"> từ xa.</w:t>
            </w:r>
          </w:p>
          <w:p w14:paraId="63950BB1" w14:textId="77777777" w:rsidR="006F0E00" w:rsidRDefault="00000000">
            <w:pPr>
              <w:widowControl w:val="0"/>
              <w:numPr>
                <w:ilvl w:val="0"/>
                <w:numId w:val="6"/>
              </w:numPr>
              <w:pBdr>
                <w:top w:val="nil"/>
                <w:left w:val="nil"/>
                <w:bottom w:val="nil"/>
                <w:right w:val="nil"/>
                <w:between w:val="nil"/>
              </w:pBdr>
              <w:spacing w:after="60" w:line="276" w:lineRule="auto"/>
              <w:jc w:val="both"/>
              <w:rPr>
                <w:color w:val="000000"/>
                <w:sz w:val="22"/>
                <w:szCs w:val="22"/>
              </w:rPr>
            </w:pPr>
            <w:r>
              <w:rPr>
                <w:color w:val="000000"/>
                <w:sz w:val="24"/>
                <w:szCs w:val="24"/>
              </w:rPr>
              <w:t>Hỗ trợ bác sĩ trong việc đánh giá bệnh nhân thông qua phân tích giọng nói, cách sử dụng ngôn từ, truyền đạt ý nghĩa lời nói và các bài kiểm tra nhận thức, giúp giảm thiểu sai sót chủ quan.</w:t>
            </w:r>
          </w:p>
        </w:tc>
      </w:tr>
      <w:tr w:rsidR="006F0E00" w14:paraId="12653F50" w14:textId="77777777">
        <w:tc>
          <w:tcPr>
            <w:tcW w:w="10103" w:type="dxa"/>
            <w:gridSpan w:val="12"/>
            <w:tcBorders>
              <w:left w:val="single" w:sz="6" w:space="0" w:color="000000"/>
              <w:bottom w:val="single" w:sz="6" w:space="0" w:color="000000"/>
              <w:right w:val="single" w:sz="6" w:space="0" w:color="000000"/>
            </w:tcBorders>
          </w:tcPr>
          <w:p w14:paraId="413FFD2B" w14:textId="77777777" w:rsidR="006F0E00" w:rsidRDefault="006F0E00">
            <w:pPr>
              <w:widowControl w:val="0"/>
              <w:tabs>
                <w:tab w:val="left" w:pos="522"/>
              </w:tabs>
              <w:spacing w:before="60" w:after="60" w:line="276" w:lineRule="auto"/>
              <w:jc w:val="both"/>
              <w:rPr>
                <w:b/>
                <w:i/>
                <w:sz w:val="24"/>
                <w:szCs w:val="24"/>
              </w:rPr>
            </w:pPr>
          </w:p>
          <w:p w14:paraId="4EE03DFA" w14:textId="77777777" w:rsidR="006F0E00" w:rsidRDefault="00000000">
            <w:pPr>
              <w:widowControl w:val="0"/>
              <w:tabs>
                <w:tab w:val="left" w:pos="522"/>
              </w:tabs>
              <w:spacing w:before="60" w:after="60" w:line="276" w:lineRule="auto"/>
              <w:jc w:val="both"/>
              <w:rPr>
                <w:b/>
                <w:i/>
                <w:sz w:val="24"/>
                <w:szCs w:val="24"/>
              </w:rPr>
            </w:pPr>
            <w:r>
              <w:rPr>
                <w:b/>
                <w:i/>
                <w:sz w:val="24"/>
                <w:szCs w:val="24"/>
              </w:rPr>
              <w:t>Danh sách tham khảo:</w:t>
            </w:r>
          </w:p>
          <w:p w14:paraId="0BB6741E" w14:textId="77777777" w:rsidR="006F0E00" w:rsidRDefault="00000000">
            <w:pPr>
              <w:widowControl w:val="0"/>
              <w:tabs>
                <w:tab w:val="left" w:pos="522"/>
              </w:tabs>
              <w:spacing w:before="60" w:after="60" w:line="276" w:lineRule="auto"/>
              <w:ind w:left="662" w:hanging="662"/>
              <w:jc w:val="both"/>
              <w:rPr>
                <w:i/>
                <w:sz w:val="24"/>
                <w:szCs w:val="24"/>
              </w:rPr>
            </w:pPr>
            <w:r>
              <w:rPr>
                <w:i/>
                <w:sz w:val="24"/>
                <w:szCs w:val="24"/>
              </w:rPr>
              <w:t xml:space="preserve">Thu, H. (2024, September 16). Chỉ 1% người mắc Alzheimer ở Việt Nam được thăm khám và điều trị. Retrieved April 10, 2025, from </w:t>
            </w:r>
            <w:hyperlink r:id="rId14" w:anchor=":~:text=N%C4%83m%202020%2C%20Vi%E1%BB%87t%20Nam%20c%C3%B3,khai%20%C4%91i%E1%BB%81u%20tr%E1%BB%8B%20b%E1%BB%87nh%20Alzheimer">
              <w:r>
                <w:rPr>
                  <w:i/>
                  <w:color w:val="0000FF"/>
                  <w:sz w:val="24"/>
                  <w:szCs w:val="24"/>
                  <w:u w:val="single"/>
                </w:rPr>
                <w:t>https://yte.nghean.gov.vn/tin-chuyen-nganh/chi-1-nguoi-mac-alzheimer-o-viet-nam-duoc-tham-kham-va-dieu-tri-691699?pageindex=0#:~:text=N%C4%83m%202020%2C%20Vi%E1%BB%87t%20Nam%20c%C3%B3,khai%20%C4%91i%E1%BB%81u%20tr%E1%BB%8B%20b%E1%BB%87nh%20Alzheimer</w:t>
              </w:r>
            </w:hyperlink>
          </w:p>
          <w:p w14:paraId="719163A2" w14:textId="77777777" w:rsidR="006F0E00" w:rsidRDefault="00000000">
            <w:pPr>
              <w:widowControl w:val="0"/>
              <w:tabs>
                <w:tab w:val="left" w:pos="522"/>
              </w:tabs>
              <w:spacing w:before="60" w:after="60" w:line="276" w:lineRule="auto"/>
              <w:ind w:left="662" w:hanging="662"/>
              <w:jc w:val="both"/>
              <w:rPr>
                <w:i/>
                <w:sz w:val="24"/>
                <w:szCs w:val="24"/>
              </w:rPr>
            </w:pPr>
            <w:r>
              <w:rPr>
                <w:i/>
                <w:sz w:val="24"/>
                <w:szCs w:val="24"/>
              </w:rPr>
              <w:t xml:space="preserve">Quỳnh, C. (2022, March 21). Những dấu hiệu sớm của bệnh Alzheimer ít người biết đến. Retrieved April 10, 2025, from </w:t>
            </w:r>
            <w:hyperlink r:id="rId15">
              <w:r>
                <w:rPr>
                  <w:i/>
                  <w:color w:val="0000FF"/>
                  <w:sz w:val="24"/>
                  <w:szCs w:val="24"/>
                  <w:u w:val="single"/>
                </w:rPr>
                <w:t>https://dienbientv.vn/tin-tuc-su-kien/y-te-suc-khoe/202203/nhung-dau-hieu-som-cua-benh-alzheimer-it-nguoi-biet-den-5770418/</w:t>
              </w:r>
            </w:hyperlink>
          </w:p>
          <w:p w14:paraId="71A83BA7" w14:textId="77777777" w:rsidR="006F0E00" w:rsidRDefault="00000000">
            <w:pPr>
              <w:widowControl w:val="0"/>
              <w:tabs>
                <w:tab w:val="left" w:pos="522"/>
              </w:tabs>
              <w:spacing w:before="60" w:after="60" w:line="276" w:lineRule="auto"/>
              <w:ind w:left="662" w:hanging="662"/>
              <w:jc w:val="both"/>
              <w:rPr>
                <w:i/>
                <w:sz w:val="24"/>
                <w:szCs w:val="24"/>
              </w:rPr>
            </w:pPr>
            <w:r>
              <w:rPr>
                <w:i/>
                <w:sz w:val="24"/>
                <w:szCs w:val="24"/>
              </w:rPr>
              <w:t xml:space="preserve">Huxtable, A. (2025, March 25). Harnessing technology to help people with dementia remain at home. Retrieved April 10, 2025, from </w:t>
            </w:r>
            <w:hyperlink r:id="rId16">
              <w:r>
                <w:rPr>
                  <w:i/>
                  <w:color w:val="0000FF"/>
                  <w:sz w:val="24"/>
                  <w:szCs w:val="24"/>
                  <w:u w:val="single"/>
                </w:rPr>
                <w:t>https://www.sheffield.ac.uk/news/harnessing-technology-help-people-dementia-remain-home</w:t>
              </w:r>
            </w:hyperlink>
          </w:p>
          <w:p w14:paraId="5E0574F8" w14:textId="77777777" w:rsidR="006F0E00" w:rsidRDefault="006F0E00">
            <w:pPr>
              <w:widowControl w:val="0"/>
              <w:tabs>
                <w:tab w:val="left" w:pos="522"/>
              </w:tabs>
              <w:spacing w:before="60" w:after="60" w:line="276" w:lineRule="auto"/>
              <w:jc w:val="both"/>
              <w:rPr>
                <w:i/>
                <w:sz w:val="24"/>
                <w:szCs w:val="24"/>
              </w:rPr>
            </w:pPr>
          </w:p>
        </w:tc>
      </w:tr>
    </w:tbl>
    <w:p w14:paraId="513AA525" w14:textId="77777777" w:rsidR="006F0E00" w:rsidRDefault="006F0E00">
      <w:pPr>
        <w:rPr>
          <w:sz w:val="24"/>
          <w:szCs w:val="24"/>
        </w:rPr>
      </w:pPr>
    </w:p>
    <w:p w14:paraId="51DE686A" w14:textId="77777777" w:rsidR="006F0E00" w:rsidRDefault="00000000">
      <w:pPr>
        <w:rPr>
          <w:sz w:val="24"/>
          <w:szCs w:val="24"/>
        </w:rPr>
      </w:pPr>
      <w:r>
        <w:br w:type="page"/>
      </w:r>
    </w:p>
    <w:p w14:paraId="5C587A88" w14:textId="77777777" w:rsidR="006F0E00" w:rsidRDefault="00000000">
      <w:pPr>
        <w:keepNext/>
        <w:widowControl w:val="0"/>
        <w:spacing w:after="120"/>
        <w:ind w:left="284" w:hanging="284"/>
        <w:rPr>
          <w:sz w:val="24"/>
          <w:szCs w:val="24"/>
        </w:rPr>
      </w:pPr>
      <w:r>
        <w:rPr>
          <w:b/>
          <w:sz w:val="24"/>
          <w:szCs w:val="24"/>
        </w:rPr>
        <w:lastRenderedPageBreak/>
        <w:t xml:space="preserve">V. NHU CẦU KINH PHÍ THỰC HIỆN ĐỀ TÀI VÀ NGUỒN KINH PHÍ </w:t>
      </w:r>
      <w:r>
        <w:rPr>
          <w:b/>
          <w:sz w:val="24"/>
          <w:szCs w:val="24"/>
        </w:rPr>
        <w:br/>
      </w:r>
      <w:r>
        <w:rPr>
          <w:sz w:val="24"/>
          <w:szCs w:val="24"/>
        </w:rPr>
        <w:t>(Giải trình chi tiết trong phụ lục kèm theo)</w:t>
      </w:r>
    </w:p>
    <w:p w14:paraId="49618CF2" w14:textId="77777777" w:rsidR="006F0E00" w:rsidRDefault="006F0E00">
      <w:pPr>
        <w:keepNext/>
        <w:widowControl w:val="0"/>
        <w:spacing w:before="240" w:after="120"/>
        <w:ind w:left="284" w:hanging="284"/>
        <w:rPr>
          <w:b/>
          <w:sz w:val="24"/>
          <w:szCs w:val="24"/>
        </w:rPr>
      </w:pPr>
    </w:p>
    <w:p w14:paraId="3E68FC14" w14:textId="77777777" w:rsidR="006F0E00" w:rsidRDefault="00000000">
      <w:pPr>
        <w:spacing w:after="120"/>
        <w:jc w:val="right"/>
        <w:rPr>
          <w:sz w:val="24"/>
          <w:szCs w:val="24"/>
        </w:rPr>
      </w:pPr>
      <w:r>
        <w:rPr>
          <w:i/>
          <w:sz w:val="24"/>
          <w:szCs w:val="24"/>
        </w:rPr>
        <w:t>Đơn vị tính: Triệu đồng</w:t>
      </w:r>
    </w:p>
    <w:tbl>
      <w:tblPr>
        <w:tblStyle w:val="a4"/>
        <w:tblW w:w="9921" w:type="dxa"/>
        <w:tblLayout w:type="fixed"/>
        <w:tblLook w:val="0000" w:firstRow="0" w:lastRow="0" w:firstColumn="0" w:lastColumn="0" w:noHBand="0" w:noVBand="0"/>
      </w:tblPr>
      <w:tblGrid>
        <w:gridCol w:w="566"/>
        <w:gridCol w:w="2635"/>
        <w:gridCol w:w="1170"/>
        <w:gridCol w:w="1170"/>
        <w:gridCol w:w="1169"/>
        <w:gridCol w:w="1080"/>
        <w:gridCol w:w="1081"/>
        <w:gridCol w:w="1050"/>
      </w:tblGrid>
      <w:tr w:rsidR="006F0E00" w14:paraId="5DA99AA7" w14:textId="77777777">
        <w:tc>
          <w:tcPr>
            <w:tcW w:w="566" w:type="dxa"/>
            <w:tcBorders>
              <w:top w:val="single" w:sz="6" w:space="0" w:color="000000"/>
              <w:left w:val="single" w:sz="6" w:space="0" w:color="000000"/>
              <w:right w:val="single" w:sz="6" w:space="0" w:color="000000"/>
            </w:tcBorders>
          </w:tcPr>
          <w:p w14:paraId="5C9B4EC6" w14:textId="77777777" w:rsidR="006F0E00" w:rsidRDefault="00000000">
            <w:pPr>
              <w:spacing w:before="60" w:after="60"/>
              <w:jc w:val="center"/>
              <w:rPr>
                <w:b/>
                <w:sz w:val="24"/>
                <w:szCs w:val="24"/>
              </w:rPr>
            </w:pPr>
            <w:r>
              <w:rPr>
                <w:b/>
                <w:sz w:val="40"/>
                <w:szCs w:val="40"/>
                <w:vertAlign w:val="subscript"/>
              </w:rPr>
              <w:t>27</w:t>
            </w:r>
          </w:p>
        </w:tc>
        <w:tc>
          <w:tcPr>
            <w:tcW w:w="9355" w:type="dxa"/>
            <w:gridSpan w:val="7"/>
            <w:tcBorders>
              <w:top w:val="single" w:sz="6" w:space="0" w:color="000000"/>
              <w:right w:val="single" w:sz="6" w:space="0" w:color="000000"/>
            </w:tcBorders>
          </w:tcPr>
          <w:p w14:paraId="4D29F505" w14:textId="77777777" w:rsidR="006F0E00" w:rsidRDefault="00000000">
            <w:pPr>
              <w:spacing w:before="60" w:after="60"/>
              <w:rPr>
                <w:b/>
                <w:sz w:val="24"/>
                <w:szCs w:val="24"/>
              </w:rPr>
            </w:pPr>
            <w:r>
              <w:rPr>
                <w:b/>
                <w:sz w:val="40"/>
                <w:szCs w:val="40"/>
                <w:vertAlign w:val="subscript"/>
              </w:rPr>
              <w:t>Kinh phí thực hiện đề tài phân theo các khoản chi</w:t>
            </w:r>
          </w:p>
        </w:tc>
      </w:tr>
      <w:tr w:rsidR="006F0E00" w14:paraId="67238289" w14:textId="77777777">
        <w:trPr>
          <w:cantSplit/>
        </w:trPr>
        <w:tc>
          <w:tcPr>
            <w:tcW w:w="566" w:type="dxa"/>
            <w:vMerge w:val="restart"/>
            <w:tcBorders>
              <w:top w:val="single" w:sz="6" w:space="0" w:color="000000"/>
              <w:left w:val="single" w:sz="6" w:space="0" w:color="000000"/>
              <w:right w:val="single" w:sz="6" w:space="0" w:color="000000"/>
            </w:tcBorders>
            <w:vAlign w:val="center"/>
          </w:tcPr>
          <w:p w14:paraId="4E9EF0B4" w14:textId="77777777" w:rsidR="006F0E00" w:rsidRDefault="006F0E00">
            <w:pPr>
              <w:jc w:val="center"/>
              <w:rPr>
                <w:b/>
                <w:sz w:val="24"/>
                <w:szCs w:val="24"/>
              </w:rPr>
            </w:pPr>
          </w:p>
        </w:tc>
        <w:tc>
          <w:tcPr>
            <w:tcW w:w="2635" w:type="dxa"/>
            <w:vMerge w:val="restart"/>
            <w:tcBorders>
              <w:top w:val="single" w:sz="6" w:space="0" w:color="000000"/>
              <w:right w:val="single" w:sz="6" w:space="0" w:color="000000"/>
            </w:tcBorders>
            <w:vAlign w:val="center"/>
          </w:tcPr>
          <w:p w14:paraId="428502C8" w14:textId="77777777" w:rsidR="006F0E00" w:rsidRDefault="00000000">
            <w:pPr>
              <w:jc w:val="center"/>
              <w:rPr>
                <w:b/>
                <w:sz w:val="24"/>
                <w:szCs w:val="24"/>
              </w:rPr>
            </w:pPr>
            <w:r>
              <w:rPr>
                <w:b/>
                <w:sz w:val="24"/>
                <w:szCs w:val="24"/>
              </w:rPr>
              <w:t>Nguồn kinh phí</w:t>
            </w:r>
          </w:p>
        </w:tc>
        <w:tc>
          <w:tcPr>
            <w:tcW w:w="1170" w:type="dxa"/>
            <w:vMerge w:val="restart"/>
            <w:tcBorders>
              <w:top w:val="single" w:sz="6" w:space="0" w:color="000000"/>
            </w:tcBorders>
            <w:vAlign w:val="center"/>
          </w:tcPr>
          <w:p w14:paraId="03C880E3" w14:textId="77777777" w:rsidR="006F0E00" w:rsidRDefault="00000000">
            <w:pPr>
              <w:jc w:val="center"/>
              <w:rPr>
                <w:b/>
                <w:sz w:val="24"/>
                <w:szCs w:val="24"/>
              </w:rPr>
            </w:pPr>
            <w:r>
              <w:rPr>
                <w:b/>
                <w:sz w:val="24"/>
                <w:szCs w:val="24"/>
              </w:rPr>
              <w:t>Tổng số</w:t>
            </w:r>
          </w:p>
        </w:tc>
        <w:tc>
          <w:tcPr>
            <w:tcW w:w="5550" w:type="dxa"/>
            <w:gridSpan w:val="5"/>
            <w:tcBorders>
              <w:top w:val="single" w:sz="6" w:space="0" w:color="000000"/>
              <w:left w:val="single" w:sz="6" w:space="0" w:color="000000"/>
              <w:bottom w:val="single" w:sz="6" w:space="0" w:color="000000"/>
              <w:right w:val="single" w:sz="6" w:space="0" w:color="000000"/>
            </w:tcBorders>
            <w:vAlign w:val="center"/>
          </w:tcPr>
          <w:p w14:paraId="3E0529DB" w14:textId="77777777" w:rsidR="006F0E00" w:rsidRDefault="00000000">
            <w:pPr>
              <w:jc w:val="center"/>
              <w:rPr>
                <w:b/>
                <w:sz w:val="24"/>
                <w:szCs w:val="24"/>
              </w:rPr>
            </w:pPr>
            <w:r>
              <w:rPr>
                <w:b/>
                <w:sz w:val="24"/>
                <w:szCs w:val="24"/>
              </w:rPr>
              <w:t>Trong đó</w:t>
            </w:r>
          </w:p>
        </w:tc>
      </w:tr>
      <w:tr w:rsidR="006F0E00" w14:paraId="2D056E6E" w14:textId="77777777">
        <w:trPr>
          <w:cantSplit/>
        </w:trPr>
        <w:tc>
          <w:tcPr>
            <w:tcW w:w="566" w:type="dxa"/>
            <w:vMerge/>
            <w:tcBorders>
              <w:top w:val="single" w:sz="6" w:space="0" w:color="000000"/>
              <w:left w:val="single" w:sz="6" w:space="0" w:color="000000"/>
              <w:right w:val="single" w:sz="6" w:space="0" w:color="000000"/>
            </w:tcBorders>
            <w:vAlign w:val="center"/>
          </w:tcPr>
          <w:p w14:paraId="5853A2A7" w14:textId="77777777" w:rsidR="006F0E00" w:rsidRDefault="006F0E00">
            <w:pPr>
              <w:widowControl w:val="0"/>
              <w:pBdr>
                <w:top w:val="nil"/>
                <w:left w:val="nil"/>
                <w:bottom w:val="nil"/>
                <w:right w:val="nil"/>
                <w:between w:val="nil"/>
              </w:pBdr>
              <w:spacing w:line="276" w:lineRule="auto"/>
              <w:rPr>
                <w:b/>
                <w:sz w:val="24"/>
                <w:szCs w:val="24"/>
              </w:rPr>
            </w:pPr>
          </w:p>
        </w:tc>
        <w:tc>
          <w:tcPr>
            <w:tcW w:w="2635" w:type="dxa"/>
            <w:vMerge/>
            <w:tcBorders>
              <w:top w:val="single" w:sz="6" w:space="0" w:color="000000"/>
              <w:right w:val="single" w:sz="6" w:space="0" w:color="000000"/>
            </w:tcBorders>
            <w:vAlign w:val="center"/>
          </w:tcPr>
          <w:p w14:paraId="1B93B531" w14:textId="77777777" w:rsidR="006F0E00" w:rsidRDefault="006F0E00">
            <w:pPr>
              <w:widowControl w:val="0"/>
              <w:pBdr>
                <w:top w:val="nil"/>
                <w:left w:val="nil"/>
                <w:bottom w:val="nil"/>
                <w:right w:val="nil"/>
                <w:between w:val="nil"/>
              </w:pBdr>
              <w:spacing w:line="276" w:lineRule="auto"/>
              <w:rPr>
                <w:b/>
                <w:sz w:val="24"/>
                <w:szCs w:val="24"/>
              </w:rPr>
            </w:pPr>
          </w:p>
        </w:tc>
        <w:tc>
          <w:tcPr>
            <w:tcW w:w="1170" w:type="dxa"/>
            <w:vMerge/>
            <w:tcBorders>
              <w:top w:val="single" w:sz="6" w:space="0" w:color="000000"/>
            </w:tcBorders>
            <w:vAlign w:val="center"/>
          </w:tcPr>
          <w:p w14:paraId="0C9AC816" w14:textId="77777777" w:rsidR="006F0E00" w:rsidRDefault="006F0E00">
            <w:pPr>
              <w:widowControl w:val="0"/>
              <w:pBdr>
                <w:top w:val="nil"/>
                <w:left w:val="nil"/>
                <w:bottom w:val="nil"/>
                <w:right w:val="nil"/>
                <w:between w:val="nil"/>
              </w:pBdr>
              <w:spacing w:line="276" w:lineRule="auto"/>
              <w:rPr>
                <w:b/>
                <w:sz w:val="24"/>
                <w:szCs w:val="24"/>
              </w:rPr>
            </w:pPr>
          </w:p>
        </w:tc>
        <w:tc>
          <w:tcPr>
            <w:tcW w:w="1170" w:type="dxa"/>
            <w:tcBorders>
              <w:top w:val="single" w:sz="6" w:space="0" w:color="000000"/>
              <w:left w:val="single" w:sz="6" w:space="0" w:color="000000"/>
              <w:right w:val="single" w:sz="6" w:space="0" w:color="000000"/>
            </w:tcBorders>
            <w:vAlign w:val="center"/>
          </w:tcPr>
          <w:p w14:paraId="28FA98B5" w14:textId="77777777" w:rsidR="006F0E00" w:rsidRDefault="00000000">
            <w:pPr>
              <w:jc w:val="center"/>
              <w:rPr>
                <w:b/>
                <w:sz w:val="24"/>
                <w:szCs w:val="24"/>
              </w:rPr>
            </w:pPr>
            <w:r>
              <w:rPr>
                <w:b/>
                <w:sz w:val="24"/>
                <w:szCs w:val="24"/>
              </w:rPr>
              <w:t xml:space="preserve">Trả công lao động </w:t>
            </w:r>
            <w:r>
              <w:rPr>
                <w:sz w:val="24"/>
                <w:szCs w:val="24"/>
              </w:rPr>
              <w:t>(khoa học, phổ thông)</w:t>
            </w:r>
            <w:r>
              <w:rPr>
                <w:b/>
                <w:sz w:val="24"/>
                <w:szCs w:val="24"/>
              </w:rPr>
              <w:t xml:space="preserve"> </w:t>
            </w:r>
          </w:p>
        </w:tc>
        <w:tc>
          <w:tcPr>
            <w:tcW w:w="1169" w:type="dxa"/>
            <w:tcBorders>
              <w:top w:val="single" w:sz="6" w:space="0" w:color="000000"/>
              <w:right w:val="single" w:sz="6" w:space="0" w:color="000000"/>
            </w:tcBorders>
            <w:vAlign w:val="center"/>
          </w:tcPr>
          <w:p w14:paraId="30C131BE" w14:textId="77777777" w:rsidR="006F0E00" w:rsidRDefault="00000000">
            <w:pPr>
              <w:jc w:val="center"/>
              <w:rPr>
                <w:b/>
                <w:sz w:val="24"/>
                <w:szCs w:val="24"/>
              </w:rPr>
            </w:pPr>
            <w:r>
              <w:rPr>
                <w:b/>
                <w:sz w:val="24"/>
                <w:szCs w:val="24"/>
              </w:rPr>
              <w:t>Nguyên, vật liệu, năng lượng</w:t>
            </w:r>
          </w:p>
        </w:tc>
        <w:tc>
          <w:tcPr>
            <w:tcW w:w="1080" w:type="dxa"/>
            <w:tcBorders>
              <w:top w:val="single" w:sz="6" w:space="0" w:color="000000"/>
              <w:left w:val="single" w:sz="6" w:space="0" w:color="000000"/>
              <w:right w:val="single" w:sz="6" w:space="0" w:color="000000"/>
            </w:tcBorders>
            <w:vAlign w:val="center"/>
          </w:tcPr>
          <w:p w14:paraId="7E9E25A1" w14:textId="77777777" w:rsidR="006F0E00" w:rsidRDefault="00000000">
            <w:pPr>
              <w:jc w:val="center"/>
              <w:rPr>
                <w:b/>
                <w:sz w:val="24"/>
                <w:szCs w:val="24"/>
              </w:rPr>
            </w:pPr>
            <w:r>
              <w:rPr>
                <w:b/>
                <w:sz w:val="24"/>
                <w:szCs w:val="24"/>
              </w:rPr>
              <w:t>Thiết bị, máy móc</w:t>
            </w:r>
          </w:p>
        </w:tc>
        <w:tc>
          <w:tcPr>
            <w:tcW w:w="1081" w:type="dxa"/>
            <w:tcBorders>
              <w:top w:val="single" w:sz="6" w:space="0" w:color="000000"/>
              <w:left w:val="single" w:sz="6" w:space="0" w:color="000000"/>
              <w:right w:val="single" w:sz="6" w:space="0" w:color="000000"/>
            </w:tcBorders>
            <w:vAlign w:val="center"/>
          </w:tcPr>
          <w:p w14:paraId="14168900" w14:textId="77777777" w:rsidR="006F0E00" w:rsidRDefault="00000000">
            <w:pPr>
              <w:jc w:val="center"/>
              <w:rPr>
                <w:b/>
                <w:sz w:val="24"/>
                <w:szCs w:val="24"/>
              </w:rPr>
            </w:pPr>
            <w:r>
              <w:rPr>
                <w:b/>
                <w:sz w:val="24"/>
                <w:szCs w:val="24"/>
              </w:rPr>
              <w:t>Xây dựng, sửa chữa nhỏ</w:t>
            </w:r>
          </w:p>
        </w:tc>
        <w:tc>
          <w:tcPr>
            <w:tcW w:w="1050" w:type="dxa"/>
            <w:tcBorders>
              <w:top w:val="single" w:sz="6" w:space="0" w:color="000000"/>
              <w:right w:val="single" w:sz="6" w:space="0" w:color="000000"/>
            </w:tcBorders>
            <w:vAlign w:val="center"/>
          </w:tcPr>
          <w:p w14:paraId="3F92940D" w14:textId="77777777" w:rsidR="006F0E00" w:rsidRDefault="00000000">
            <w:pPr>
              <w:jc w:val="center"/>
              <w:rPr>
                <w:b/>
                <w:sz w:val="24"/>
                <w:szCs w:val="24"/>
              </w:rPr>
            </w:pPr>
            <w:r>
              <w:rPr>
                <w:b/>
                <w:sz w:val="24"/>
                <w:szCs w:val="24"/>
              </w:rPr>
              <w:t>Chi khác</w:t>
            </w:r>
          </w:p>
          <w:p w14:paraId="75468266" w14:textId="77777777" w:rsidR="006F0E00" w:rsidRDefault="00000000">
            <w:pPr>
              <w:jc w:val="center"/>
              <w:rPr>
                <w:b/>
                <w:sz w:val="24"/>
                <w:szCs w:val="24"/>
              </w:rPr>
            </w:pPr>
            <w:r>
              <w:rPr>
                <w:b/>
                <w:sz w:val="24"/>
                <w:szCs w:val="24"/>
              </w:rPr>
              <w:t>(Thuế)</w:t>
            </w:r>
          </w:p>
        </w:tc>
      </w:tr>
      <w:tr w:rsidR="006F0E00" w14:paraId="5EC45568" w14:textId="77777777">
        <w:tc>
          <w:tcPr>
            <w:tcW w:w="566" w:type="dxa"/>
            <w:tcBorders>
              <w:top w:val="single" w:sz="6" w:space="0" w:color="000000"/>
              <w:left w:val="single" w:sz="6" w:space="0" w:color="000000"/>
              <w:bottom w:val="single" w:sz="6" w:space="0" w:color="000000"/>
              <w:right w:val="single" w:sz="6" w:space="0" w:color="000000"/>
            </w:tcBorders>
          </w:tcPr>
          <w:p w14:paraId="446A30AD" w14:textId="77777777" w:rsidR="006F0E00" w:rsidRDefault="00000000">
            <w:pPr>
              <w:spacing w:before="60" w:after="60"/>
              <w:jc w:val="center"/>
              <w:rPr>
                <w:sz w:val="24"/>
                <w:szCs w:val="24"/>
              </w:rPr>
            </w:pPr>
            <w:r>
              <w:rPr>
                <w:color w:val="000000"/>
                <w:sz w:val="22"/>
                <w:szCs w:val="22"/>
              </w:rPr>
              <w:t>1</w:t>
            </w:r>
          </w:p>
        </w:tc>
        <w:tc>
          <w:tcPr>
            <w:tcW w:w="2635" w:type="dxa"/>
            <w:tcBorders>
              <w:top w:val="single" w:sz="6" w:space="0" w:color="000000"/>
              <w:bottom w:val="single" w:sz="6" w:space="0" w:color="000000"/>
              <w:right w:val="single" w:sz="6" w:space="0" w:color="000000"/>
            </w:tcBorders>
          </w:tcPr>
          <w:p w14:paraId="38DA37F6" w14:textId="77777777" w:rsidR="006F0E00" w:rsidRDefault="00000000">
            <w:pPr>
              <w:spacing w:before="60" w:after="60"/>
              <w:rPr>
                <w:sz w:val="24"/>
                <w:szCs w:val="24"/>
              </w:rPr>
            </w:pPr>
            <w:r>
              <w:rPr>
                <w:sz w:val="24"/>
                <w:szCs w:val="24"/>
              </w:rPr>
              <w:t>Tự túc</w:t>
            </w:r>
          </w:p>
        </w:tc>
        <w:tc>
          <w:tcPr>
            <w:tcW w:w="1170" w:type="dxa"/>
            <w:tcBorders>
              <w:top w:val="single" w:sz="6" w:space="0" w:color="000000"/>
              <w:bottom w:val="single" w:sz="6" w:space="0" w:color="000000"/>
              <w:right w:val="single" w:sz="6" w:space="0" w:color="000000"/>
            </w:tcBorders>
          </w:tcPr>
          <w:p w14:paraId="26A1AD6A" w14:textId="77777777" w:rsidR="006F0E00" w:rsidRDefault="006F0E00">
            <w:pPr>
              <w:spacing w:before="60" w:after="60"/>
              <w:jc w:val="center"/>
              <w:rPr>
                <w:sz w:val="24"/>
                <w:szCs w:val="24"/>
              </w:rPr>
            </w:pPr>
          </w:p>
        </w:tc>
        <w:tc>
          <w:tcPr>
            <w:tcW w:w="1170" w:type="dxa"/>
            <w:tcBorders>
              <w:top w:val="single" w:sz="6" w:space="0" w:color="000000"/>
              <w:bottom w:val="single" w:sz="6" w:space="0" w:color="000000"/>
              <w:right w:val="single" w:sz="6" w:space="0" w:color="000000"/>
            </w:tcBorders>
          </w:tcPr>
          <w:p w14:paraId="23867534" w14:textId="77777777" w:rsidR="006F0E00" w:rsidRDefault="006F0E00">
            <w:pPr>
              <w:spacing w:before="60" w:after="60"/>
              <w:jc w:val="center"/>
              <w:rPr>
                <w:sz w:val="24"/>
                <w:szCs w:val="24"/>
              </w:rPr>
            </w:pPr>
          </w:p>
        </w:tc>
        <w:tc>
          <w:tcPr>
            <w:tcW w:w="1169" w:type="dxa"/>
            <w:tcBorders>
              <w:top w:val="single" w:sz="6" w:space="0" w:color="000000"/>
              <w:bottom w:val="single" w:sz="6" w:space="0" w:color="000000"/>
              <w:right w:val="single" w:sz="6" w:space="0" w:color="000000"/>
            </w:tcBorders>
          </w:tcPr>
          <w:p w14:paraId="784B207B" w14:textId="77777777" w:rsidR="006F0E00" w:rsidRDefault="006F0E00">
            <w:pPr>
              <w:spacing w:before="60" w:after="60"/>
              <w:jc w:val="center"/>
              <w:rPr>
                <w:sz w:val="24"/>
                <w:szCs w:val="24"/>
              </w:rPr>
            </w:pPr>
          </w:p>
        </w:tc>
        <w:tc>
          <w:tcPr>
            <w:tcW w:w="1080" w:type="dxa"/>
            <w:tcBorders>
              <w:top w:val="single" w:sz="6" w:space="0" w:color="000000"/>
              <w:bottom w:val="single" w:sz="6" w:space="0" w:color="000000"/>
              <w:right w:val="single" w:sz="6" w:space="0" w:color="000000"/>
            </w:tcBorders>
          </w:tcPr>
          <w:p w14:paraId="752A11A8" w14:textId="77777777" w:rsidR="006F0E00" w:rsidRDefault="006F0E00">
            <w:pPr>
              <w:spacing w:before="60" w:after="60"/>
              <w:jc w:val="center"/>
              <w:rPr>
                <w:sz w:val="24"/>
                <w:szCs w:val="24"/>
              </w:rPr>
            </w:pPr>
          </w:p>
        </w:tc>
        <w:tc>
          <w:tcPr>
            <w:tcW w:w="1081" w:type="dxa"/>
            <w:tcBorders>
              <w:top w:val="single" w:sz="6" w:space="0" w:color="000000"/>
              <w:bottom w:val="single" w:sz="6" w:space="0" w:color="000000"/>
              <w:right w:val="single" w:sz="6" w:space="0" w:color="000000"/>
            </w:tcBorders>
          </w:tcPr>
          <w:p w14:paraId="69F44759" w14:textId="77777777" w:rsidR="006F0E00" w:rsidRDefault="006F0E00">
            <w:pPr>
              <w:spacing w:before="60" w:after="60"/>
              <w:jc w:val="center"/>
              <w:rPr>
                <w:sz w:val="24"/>
                <w:szCs w:val="24"/>
              </w:rPr>
            </w:pPr>
          </w:p>
        </w:tc>
        <w:tc>
          <w:tcPr>
            <w:tcW w:w="1050" w:type="dxa"/>
            <w:tcBorders>
              <w:top w:val="single" w:sz="6" w:space="0" w:color="000000"/>
              <w:bottom w:val="single" w:sz="6" w:space="0" w:color="000000"/>
              <w:right w:val="single" w:sz="6" w:space="0" w:color="000000"/>
            </w:tcBorders>
          </w:tcPr>
          <w:p w14:paraId="5B622222" w14:textId="77777777" w:rsidR="006F0E00" w:rsidRDefault="006F0E00">
            <w:pPr>
              <w:spacing w:before="60" w:after="60"/>
              <w:rPr>
                <w:sz w:val="24"/>
                <w:szCs w:val="24"/>
              </w:rPr>
            </w:pPr>
          </w:p>
        </w:tc>
      </w:tr>
      <w:tr w:rsidR="006F0E00" w14:paraId="581121FB" w14:textId="77777777">
        <w:trPr>
          <w:trHeight w:val="519"/>
        </w:trPr>
        <w:tc>
          <w:tcPr>
            <w:tcW w:w="566" w:type="dxa"/>
            <w:tcBorders>
              <w:top w:val="single" w:sz="6" w:space="0" w:color="000000"/>
              <w:left w:val="single" w:sz="6" w:space="0" w:color="000000"/>
              <w:bottom w:val="single" w:sz="4" w:space="0" w:color="000000"/>
              <w:right w:val="single" w:sz="6" w:space="0" w:color="000000"/>
            </w:tcBorders>
          </w:tcPr>
          <w:p w14:paraId="2D0D5591" w14:textId="77777777" w:rsidR="006F0E00" w:rsidRDefault="006F0E00">
            <w:pPr>
              <w:spacing w:before="60" w:after="60"/>
              <w:jc w:val="center"/>
              <w:rPr>
                <w:sz w:val="24"/>
                <w:szCs w:val="24"/>
              </w:rPr>
            </w:pPr>
          </w:p>
        </w:tc>
        <w:tc>
          <w:tcPr>
            <w:tcW w:w="2635" w:type="dxa"/>
            <w:tcBorders>
              <w:top w:val="single" w:sz="6" w:space="0" w:color="000000"/>
              <w:bottom w:val="single" w:sz="4" w:space="0" w:color="000000"/>
              <w:right w:val="single" w:sz="6" w:space="0" w:color="000000"/>
            </w:tcBorders>
          </w:tcPr>
          <w:p w14:paraId="73986CE5" w14:textId="77777777" w:rsidR="006F0E00" w:rsidRDefault="00000000">
            <w:pPr>
              <w:spacing w:before="60" w:after="60"/>
              <w:rPr>
                <w:b/>
                <w:sz w:val="24"/>
                <w:szCs w:val="24"/>
              </w:rPr>
            </w:pPr>
            <w:r>
              <w:rPr>
                <w:b/>
                <w:sz w:val="24"/>
                <w:szCs w:val="24"/>
              </w:rPr>
              <w:t>Tổng kinh phí</w:t>
            </w:r>
          </w:p>
        </w:tc>
        <w:tc>
          <w:tcPr>
            <w:tcW w:w="1170" w:type="dxa"/>
            <w:tcBorders>
              <w:top w:val="single" w:sz="6" w:space="0" w:color="000000"/>
              <w:bottom w:val="single" w:sz="4" w:space="0" w:color="000000"/>
              <w:right w:val="single" w:sz="6" w:space="0" w:color="000000"/>
            </w:tcBorders>
          </w:tcPr>
          <w:p w14:paraId="39968980" w14:textId="77777777" w:rsidR="006F0E00" w:rsidRDefault="006F0E00">
            <w:pPr>
              <w:spacing w:before="60" w:after="60"/>
              <w:jc w:val="center"/>
              <w:rPr>
                <w:b/>
                <w:sz w:val="24"/>
                <w:szCs w:val="24"/>
              </w:rPr>
            </w:pPr>
          </w:p>
        </w:tc>
        <w:tc>
          <w:tcPr>
            <w:tcW w:w="1170" w:type="dxa"/>
            <w:tcBorders>
              <w:top w:val="single" w:sz="6" w:space="0" w:color="000000"/>
              <w:bottom w:val="single" w:sz="4" w:space="0" w:color="000000"/>
              <w:right w:val="single" w:sz="6" w:space="0" w:color="000000"/>
            </w:tcBorders>
          </w:tcPr>
          <w:p w14:paraId="5F25B429" w14:textId="77777777" w:rsidR="006F0E00" w:rsidRDefault="006F0E00">
            <w:pPr>
              <w:spacing w:before="60" w:after="60"/>
              <w:jc w:val="both"/>
              <w:rPr>
                <w:b/>
                <w:sz w:val="24"/>
                <w:szCs w:val="24"/>
              </w:rPr>
            </w:pPr>
          </w:p>
        </w:tc>
        <w:tc>
          <w:tcPr>
            <w:tcW w:w="1169" w:type="dxa"/>
            <w:tcBorders>
              <w:top w:val="single" w:sz="6" w:space="0" w:color="000000"/>
              <w:bottom w:val="single" w:sz="4" w:space="0" w:color="000000"/>
              <w:right w:val="single" w:sz="6" w:space="0" w:color="000000"/>
            </w:tcBorders>
          </w:tcPr>
          <w:p w14:paraId="447D7FBB" w14:textId="77777777" w:rsidR="006F0E00" w:rsidRDefault="006F0E00">
            <w:pPr>
              <w:spacing w:before="60" w:after="60"/>
              <w:jc w:val="both"/>
              <w:rPr>
                <w:b/>
                <w:sz w:val="24"/>
                <w:szCs w:val="24"/>
              </w:rPr>
            </w:pPr>
          </w:p>
        </w:tc>
        <w:tc>
          <w:tcPr>
            <w:tcW w:w="1080" w:type="dxa"/>
            <w:tcBorders>
              <w:top w:val="single" w:sz="6" w:space="0" w:color="000000"/>
              <w:bottom w:val="single" w:sz="4" w:space="0" w:color="000000"/>
              <w:right w:val="single" w:sz="6" w:space="0" w:color="000000"/>
            </w:tcBorders>
          </w:tcPr>
          <w:p w14:paraId="1D9A05EC" w14:textId="77777777" w:rsidR="006F0E00" w:rsidRDefault="006F0E00">
            <w:pPr>
              <w:spacing w:before="60" w:after="60"/>
              <w:jc w:val="both"/>
              <w:rPr>
                <w:b/>
                <w:sz w:val="24"/>
                <w:szCs w:val="24"/>
              </w:rPr>
            </w:pPr>
          </w:p>
        </w:tc>
        <w:tc>
          <w:tcPr>
            <w:tcW w:w="1081" w:type="dxa"/>
            <w:tcBorders>
              <w:top w:val="single" w:sz="6" w:space="0" w:color="000000"/>
              <w:bottom w:val="single" w:sz="4" w:space="0" w:color="000000"/>
              <w:right w:val="single" w:sz="6" w:space="0" w:color="000000"/>
            </w:tcBorders>
          </w:tcPr>
          <w:p w14:paraId="38E1F22C" w14:textId="77777777" w:rsidR="006F0E00" w:rsidRDefault="00000000">
            <w:pPr>
              <w:spacing w:before="60" w:after="60"/>
              <w:jc w:val="both"/>
              <w:rPr>
                <w:b/>
                <w:sz w:val="24"/>
                <w:szCs w:val="24"/>
              </w:rPr>
            </w:pPr>
            <w:r>
              <w:rPr>
                <w:b/>
                <w:sz w:val="24"/>
                <w:szCs w:val="24"/>
              </w:rPr>
              <w:t>5</w:t>
            </w:r>
          </w:p>
        </w:tc>
        <w:tc>
          <w:tcPr>
            <w:tcW w:w="1050" w:type="dxa"/>
            <w:tcBorders>
              <w:top w:val="single" w:sz="6" w:space="0" w:color="000000"/>
              <w:bottom w:val="single" w:sz="4" w:space="0" w:color="000000"/>
              <w:right w:val="single" w:sz="6" w:space="0" w:color="000000"/>
            </w:tcBorders>
          </w:tcPr>
          <w:p w14:paraId="4F1447BE" w14:textId="77777777" w:rsidR="006F0E00" w:rsidRDefault="006F0E00">
            <w:pPr>
              <w:spacing w:before="60" w:after="60"/>
              <w:jc w:val="both"/>
              <w:rPr>
                <w:b/>
                <w:sz w:val="24"/>
                <w:szCs w:val="24"/>
              </w:rPr>
            </w:pPr>
          </w:p>
        </w:tc>
      </w:tr>
    </w:tbl>
    <w:p w14:paraId="245191D9" w14:textId="77777777" w:rsidR="006F0E00" w:rsidRDefault="006F0E00">
      <w:pPr>
        <w:rPr>
          <w:sz w:val="24"/>
          <w:szCs w:val="24"/>
        </w:rPr>
      </w:pPr>
    </w:p>
    <w:p w14:paraId="6854E861" w14:textId="77777777" w:rsidR="006F0E00" w:rsidRDefault="00000000">
      <w:pPr>
        <w:spacing w:before="120" w:after="240"/>
        <w:rPr>
          <w:i/>
          <w:sz w:val="24"/>
          <w:szCs w:val="24"/>
        </w:rPr>
      </w:pPr>
      <w:r>
        <w:rPr>
          <w:i/>
          <w:sz w:val="24"/>
          <w:szCs w:val="24"/>
        </w:rPr>
        <w:t>(*): chỉ dự toán khi đề tài đã được phê duyệt</w:t>
      </w:r>
    </w:p>
    <w:p w14:paraId="1C63B412" w14:textId="77777777" w:rsidR="006F0E00" w:rsidRDefault="006F0E00">
      <w:pPr>
        <w:spacing w:before="120" w:after="240"/>
        <w:rPr>
          <w:i/>
          <w:sz w:val="24"/>
          <w:szCs w:val="24"/>
        </w:rPr>
      </w:pPr>
    </w:p>
    <w:p w14:paraId="37FFE06B" w14:textId="77777777" w:rsidR="006F0E00" w:rsidRDefault="006F0E00">
      <w:pPr>
        <w:spacing w:before="120" w:after="240"/>
        <w:rPr>
          <w:i/>
          <w:sz w:val="24"/>
          <w:szCs w:val="24"/>
        </w:rPr>
      </w:pPr>
    </w:p>
    <w:tbl>
      <w:tblPr>
        <w:tblStyle w:val="a5"/>
        <w:tblW w:w="9949" w:type="dxa"/>
        <w:tblInd w:w="-108" w:type="dxa"/>
        <w:tblLayout w:type="fixed"/>
        <w:tblLook w:val="0000" w:firstRow="0" w:lastRow="0" w:firstColumn="0" w:lastColumn="0" w:noHBand="0" w:noVBand="0"/>
      </w:tblPr>
      <w:tblGrid>
        <w:gridCol w:w="9949"/>
      </w:tblGrid>
      <w:tr w:rsidR="006F0E00" w14:paraId="6D760C3F" w14:textId="77777777">
        <w:tc>
          <w:tcPr>
            <w:tcW w:w="9949" w:type="dxa"/>
          </w:tcPr>
          <w:p w14:paraId="6E514674" w14:textId="77777777" w:rsidR="006F0E00" w:rsidRDefault="006F0E00">
            <w:pPr>
              <w:widowControl w:val="0"/>
              <w:pBdr>
                <w:top w:val="nil"/>
                <w:left w:val="nil"/>
                <w:bottom w:val="nil"/>
                <w:right w:val="nil"/>
                <w:between w:val="nil"/>
              </w:pBdr>
              <w:spacing w:line="276" w:lineRule="auto"/>
              <w:rPr>
                <w:i/>
                <w:sz w:val="24"/>
                <w:szCs w:val="24"/>
              </w:rPr>
            </w:pPr>
          </w:p>
          <w:tbl>
            <w:tblPr>
              <w:tblStyle w:val="a6"/>
              <w:tblW w:w="9922" w:type="dxa"/>
              <w:tblLayout w:type="fixed"/>
              <w:tblLook w:val="0000" w:firstRow="0" w:lastRow="0" w:firstColumn="0" w:lastColumn="0" w:noHBand="0" w:noVBand="0"/>
            </w:tblPr>
            <w:tblGrid>
              <w:gridCol w:w="5103"/>
              <w:gridCol w:w="4819"/>
            </w:tblGrid>
            <w:tr w:rsidR="006F0E00" w14:paraId="1C61CBCB" w14:textId="77777777">
              <w:tc>
                <w:tcPr>
                  <w:tcW w:w="5103" w:type="dxa"/>
                </w:tcPr>
                <w:p w14:paraId="3F08CB53" w14:textId="77777777" w:rsidR="006F0E00" w:rsidRDefault="00000000">
                  <w:pPr>
                    <w:spacing w:line="264" w:lineRule="auto"/>
                    <w:ind w:right="-30"/>
                    <w:jc w:val="center"/>
                    <w:rPr>
                      <w:i/>
                      <w:sz w:val="24"/>
                      <w:szCs w:val="24"/>
                    </w:rPr>
                  </w:pPr>
                  <w:r>
                    <w:rPr>
                      <w:i/>
                      <w:sz w:val="24"/>
                      <w:szCs w:val="24"/>
                    </w:rPr>
                    <w:t>TP. HCM, ngày...... tháng ...... năm 20....</w:t>
                  </w:r>
                </w:p>
                <w:p w14:paraId="4F6CFA4E" w14:textId="77777777" w:rsidR="006F0E00" w:rsidRDefault="00000000">
                  <w:pPr>
                    <w:spacing w:line="264" w:lineRule="auto"/>
                    <w:ind w:right="-28"/>
                    <w:jc w:val="center"/>
                    <w:rPr>
                      <w:i/>
                      <w:sz w:val="24"/>
                      <w:szCs w:val="24"/>
                    </w:rPr>
                  </w:pPr>
                  <w:r>
                    <w:rPr>
                      <w:b/>
                      <w:sz w:val="24"/>
                      <w:szCs w:val="24"/>
                    </w:rPr>
                    <w:t xml:space="preserve">KHOA, PHÒNG BAN </w:t>
                  </w:r>
                </w:p>
                <w:p w14:paraId="22CB634C" w14:textId="77777777" w:rsidR="006F0E00" w:rsidRDefault="00000000">
                  <w:pPr>
                    <w:spacing w:line="264" w:lineRule="auto"/>
                    <w:ind w:right="-30"/>
                    <w:jc w:val="center"/>
                    <w:rPr>
                      <w:i/>
                      <w:sz w:val="24"/>
                      <w:szCs w:val="24"/>
                    </w:rPr>
                  </w:pPr>
                  <w:r>
                    <w:rPr>
                      <w:i/>
                      <w:sz w:val="24"/>
                      <w:szCs w:val="24"/>
                    </w:rPr>
                    <w:t>(Họ, tên, chữ ký, đóng dấu)</w:t>
                  </w:r>
                </w:p>
                <w:p w14:paraId="6FAD0FBB" w14:textId="77777777" w:rsidR="006F0E00" w:rsidRDefault="006F0E00">
                  <w:pPr>
                    <w:spacing w:line="264" w:lineRule="auto"/>
                    <w:ind w:right="-30"/>
                    <w:jc w:val="center"/>
                    <w:rPr>
                      <w:sz w:val="24"/>
                      <w:szCs w:val="24"/>
                    </w:rPr>
                  </w:pPr>
                </w:p>
                <w:p w14:paraId="5D4170D1" w14:textId="77777777" w:rsidR="006F0E00" w:rsidRDefault="006F0E00">
                  <w:pPr>
                    <w:spacing w:line="264" w:lineRule="auto"/>
                    <w:ind w:right="-30"/>
                    <w:jc w:val="center"/>
                    <w:rPr>
                      <w:sz w:val="24"/>
                      <w:szCs w:val="24"/>
                    </w:rPr>
                  </w:pPr>
                </w:p>
              </w:tc>
              <w:tc>
                <w:tcPr>
                  <w:tcW w:w="4819" w:type="dxa"/>
                </w:tcPr>
                <w:p w14:paraId="3291F3BE" w14:textId="77777777" w:rsidR="006F0E00" w:rsidRDefault="00000000">
                  <w:pPr>
                    <w:spacing w:line="264" w:lineRule="auto"/>
                    <w:ind w:right="-30"/>
                    <w:jc w:val="center"/>
                    <w:rPr>
                      <w:i/>
                      <w:sz w:val="24"/>
                      <w:szCs w:val="24"/>
                    </w:rPr>
                  </w:pPr>
                  <w:r>
                    <w:rPr>
                      <w:i/>
                      <w:sz w:val="24"/>
                      <w:szCs w:val="24"/>
                    </w:rPr>
                    <w:t>Hà Nội, ngày...... tháng ...... năm 20....</w:t>
                  </w:r>
                </w:p>
                <w:p w14:paraId="2440967E" w14:textId="77777777" w:rsidR="006F0E00" w:rsidRDefault="00000000">
                  <w:pPr>
                    <w:spacing w:line="264" w:lineRule="auto"/>
                    <w:ind w:right="-30"/>
                    <w:jc w:val="center"/>
                    <w:rPr>
                      <w:b/>
                      <w:sz w:val="24"/>
                      <w:szCs w:val="24"/>
                      <w:vertAlign w:val="superscript"/>
                    </w:rPr>
                  </w:pPr>
                  <w:r>
                    <w:rPr>
                      <w:b/>
                      <w:sz w:val="24"/>
                      <w:szCs w:val="24"/>
                    </w:rPr>
                    <w:t>THỦ TRƯỞNG ĐƠN VỊ</w:t>
                  </w:r>
                </w:p>
                <w:p w14:paraId="5CDA2AC6" w14:textId="77777777" w:rsidR="006F0E00" w:rsidRDefault="00000000">
                  <w:pPr>
                    <w:spacing w:line="264" w:lineRule="auto"/>
                    <w:ind w:right="-30"/>
                    <w:jc w:val="center"/>
                    <w:rPr>
                      <w:i/>
                      <w:sz w:val="24"/>
                      <w:szCs w:val="24"/>
                    </w:rPr>
                  </w:pPr>
                  <w:r>
                    <w:rPr>
                      <w:i/>
                      <w:sz w:val="24"/>
                      <w:szCs w:val="24"/>
                    </w:rPr>
                    <w:t>(Họ, tên, chữ ký, đóng dấu)</w:t>
                  </w:r>
                </w:p>
                <w:p w14:paraId="38A7E750" w14:textId="77777777" w:rsidR="006F0E00" w:rsidRDefault="006F0E00">
                  <w:pPr>
                    <w:spacing w:line="264" w:lineRule="auto"/>
                    <w:ind w:right="-30"/>
                    <w:jc w:val="center"/>
                    <w:rPr>
                      <w:sz w:val="24"/>
                      <w:szCs w:val="24"/>
                    </w:rPr>
                  </w:pPr>
                </w:p>
              </w:tc>
            </w:tr>
            <w:tr w:rsidR="006F0E00" w14:paraId="29ED0C66" w14:textId="77777777">
              <w:tc>
                <w:tcPr>
                  <w:tcW w:w="5103" w:type="dxa"/>
                </w:tcPr>
                <w:p w14:paraId="6ED3FB84" w14:textId="77777777" w:rsidR="006F0E00" w:rsidRDefault="006F0E00">
                  <w:pPr>
                    <w:spacing w:line="264" w:lineRule="auto"/>
                    <w:ind w:right="-28"/>
                    <w:jc w:val="center"/>
                    <w:rPr>
                      <w:b/>
                      <w:sz w:val="24"/>
                      <w:szCs w:val="24"/>
                    </w:rPr>
                  </w:pPr>
                </w:p>
                <w:p w14:paraId="5564EFD0" w14:textId="77777777" w:rsidR="006F0E00" w:rsidRDefault="006F0E00">
                  <w:pPr>
                    <w:spacing w:line="264" w:lineRule="auto"/>
                    <w:ind w:right="-28"/>
                    <w:jc w:val="center"/>
                    <w:rPr>
                      <w:b/>
                      <w:sz w:val="24"/>
                      <w:szCs w:val="24"/>
                    </w:rPr>
                  </w:pPr>
                </w:p>
                <w:p w14:paraId="1C50D7F4" w14:textId="77777777" w:rsidR="006F0E00" w:rsidRDefault="006F0E00">
                  <w:pPr>
                    <w:spacing w:line="264" w:lineRule="auto"/>
                    <w:ind w:right="-28"/>
                    <w:jc w:val="center"/>
                    <w:rPr>
                      <w:b/>
                      <w:sz w:val="24"/>
                      <w:szCs w:val="24"/>
                    </w:rPr>
                  </w:pPr>
                </w:p>
                <w:p w14:paraId="647979DD" w14:textId="77777777" w:rsidR="006F0E00" w:rsidRDefault="006F0E00">
                  <w:pPr>
                    <w:spacing w:line="264" w:lineRule="auto"/>
                    <w:ind w:right="-28"/>
                    <w:jc w:val="center"/>
                    <w:rPr>
                      <w:b/>
                      <w:sz w:val="24"/>
                      <w:szCs w:val="24"/>
                    </w:rPr>
                  </w:pPr>
                </w:p>
              </w:tc>
              <w:tc>
                <w:tcPr>
                  <w:tcW w:w="4819" w:type="dxa"/>
                </w:tcPr>
                <w:p w14:paraId="23450567" w14:textId="77777777" w:rsidR="006F0E00" w:rsidRDefault="006F0E00">
                  <w:pPr>
                    <w:spacing w:line="264" w:lineRule="auto"/>
                    <w:ind w:right="-28"/>
                    <w:jc w:val="center"/>
                    <w:rPr>
                      <w:b/>
                      <w:sz w:val="24"/>
                      <w:szCs w:val="24"/>
                    </w:rPr>
                  </w:pPr>
                </w:p>
              </w:tc>
            </w:tr>
            <w:tr w:rsidR="006F0E00" w14:paraId="161E424A" w14:textId="77777777">
              <w:tc>
                <w:tcPr>
                  <w:tcW w:w="5103" w:type="dxa"/>
                </w:tcPr>
                <w:p w14:paraId="06015F94" w14:textId="77777777" w:rsidR="006F0E00" w:rsidRDefault="00000000">
                  <w:pPr>
                    <w:spacing w:line="264" w:lineRule="auto"/>
                    <w:ind w:right="-30"/>
                    <w:jc w:val="center"/>
                    <w:rPr>
                      <w:b/>
                      <w:sz w:val="24"/>
                      <w:szCs w:val="24"/>
                    </w:rPr>
                  </w:pPr>
                  <w:r>
                    <w:rPr>
                      <w:i/>
                      <w:sz w:val="24"/>
                      <w:szCs w:val="24"/>
                    </w:rPr>
                    <w:t>TP.HCM, ngày...... tháng ...... năm 20....</w:t>
                  </w:r>
                </w:p>
                <w:p w14:paraId="7DBC5EEB" w14:textId="77777777" w:rsidR="006F0E00" w:rsidRDefault="00000000">
                  <w:pPr>
                    <w:spacing w:line="264" w:lineRule="auto"/>
                    <w:ind w:right="-30"/>
                    <w:jc w:val="center"/>
                    <w:rPr>
                      <w:i/>
                      <w:sz w:val="24"/>
                      <w:szCs w:val="24"/>
                    </w:rPr>
                  </w:pPr>
                  <w:r>
                    <w:rPr>
                      <w:b/>
                      <w:sz w:val="24"/>
                      <w:szCs w:val="24"/>
                    </w:rPr>
                    <w:t>CHỦ NHIỆM ĐỀ TÀI</w:t>
                  </w:r>
                  <w:r>
                    <w:rPr>
                      <w:b/>
                      <w:sz w:val="24"/>
                      <w:szCs w:val="24"/>
                    </w:rPr>
                    <w:br/>
                  </w:r>
                  <w:r>
                    <w:rPr>
                      <w:i/>
                      <w:sz w:val="24"/>
                      <w:szCs w:val="24"/>
                    </w:rPr>
                    <w:t>(Họ, tên và chữ ký)</w:t>
                  </w:r>
                </w:p>
                <w:p w14:paraId="3E925961" w14:textId="77777777" w:rsidR="006F0E00" w:rsidRDefault="006F0E00">
                  <w:pPr>
                    <w:spacing w:line="264" w:lineRule="auto"/>
                    <w:ind w:right="-28"/>
                    <w:jc w:val="center"/>
                    <w:rPr>
                      <w:b/>
                      <w:sz w:val="24"/>
                      <w:szCs w:val="24"/>
                    </w:rPr>
                  </w:pPr>
                </w:p>
              </w:tc>
              <w:tc>
                <w:tcPr>
                  <w:tcW w:w="4819" w:type="dxa"/>
                </w:tcPr>
                <w:p w14:paraId="0F7BA965" w14:textId="77777777" w:rsidR="006F0E00" w:rsidRDefault="006F0E00">
                  <w:pPr>
                    <w:spacing w:line="264" w:lineRule="auto"/>
                    <w:ind w:right="-30"/>
                    <w:jc w:val="center"/>
                    <w:rPr>
                      <w:i/>
                      <w:sz w:val="24"/>
                      <w:szCs w:val="24"/>
                    </w:rPr>
                  </w:pPr>
                </w:p>
              </w:tc>
            </w:tr>
          </w:tbl>
          <w:p w14:paraId="21E1C602" w14:textId="77777777" w:rsidR="006F0E00" w:rsidRDefault="006F0E00">
            <w:pPr>
              <w:spacing w:before="60" w:after="60"/>
              <w:ind w:right="-30"/>
              <w:jc w:val="center"/>
              <w:rPr>
                <w:i/>
                <w:sz w:val="24"/>
                <w:szCs w:val="24"/>
              </w:rPr>
            </w:pPr>
          </w:p>
        </w:tc>
      </w:tr>
    </w:tbl>
    <w:p w14:paraId="64C0BEB3" w14:textId="77777777" w:rsidR="006F0E00" w:rsidRDefault="006F0E00">
      <w:pPr>
        <w:rPr>
          <w:sz w:val="24"/>
          <w:szCs w:val="24"/>
        </w:rPr>
      </w:pPr>
    </w:p>
    <w:p w14:paraId="5160D5EF" w14:textId="77777777" w:rsidR="006F0E00" w:rsidRDefault="006F0E00">
      <w:pPr>
        <w:rPr>
          <w:sz w:val="24"/>
          <w:szCs w:val="24"/>
        </w:rPr>
      </w:pPr>
    </w:p>
    <w:sectPr w:rsidR="006F0E00">
      <w:footerReference w:type="even" r:id="rId17"/>
      <w:footerReference w:type="default" r:id="rId18"/>
      <w:footerReference w:type="first" r:id="rId19"/>
      <w:pgSz w:w="12240" w:h="15840"/>
      <w:pgMar w:top="851" w:right="851" w:bottom="720" w:left="1440" w:header="0" w:footer="289"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DEBC4" w14:textId="77777777" w:rsidR="0088591B" w:rsidRDefault="0088591B">
      <w:r>
        <w:separator/>
      </w:r>
    </w:p>
  </w:endnote>
  <w:endnote w:type="continuationSeparator" w:id="0">
    <w:p w14:paraId="1B4749FF" w14:textId="77777777" w:rsidR="0088591B" w:rsidRDefault="00885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4EAAB5A0-2FE5-47BB-91FE-2606691CF29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10DC633A-15D7-4AD6-B8C9-9F63A9DD9A24}"/>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85BFB714-0C64-42F4-BB7A-39A8F020E99A}"/>
  </w:font>
  <w:font w:name="TimesNewRomanPSMT">
    <w:panose1 w:val="00000000000000000000"/>
    <w:charset w:val="00"/>
    <w:family w:val="roman"/>
    <w:notTrueType/>
    <w:pitch w:val="default"/>
  </w:font>
  <w:font w:name="TimesNewRomanPS-ItalicMT">
    <w:panose1 w:val="00000000000000000000"/>
    <w:charset w:val="00"/>
    <w:family w:val="roman"/>
    <w:notTrueType/>
    <w:pitch w:val="default"/>
  </w:font>
  <w:font w:name="TimesNewRomanPS-BoldItalicM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4" w:fontKey="{DFE6BF04-2161-4DD1-8246-D0BD4FC3CC90}"/>
    <w:embedBold r:id="rId5" w:fontKey="{AD56129E-0D98-46E7-B14A-2FE3FBB77C1D}"/>
  </w:font>
  <w:font w:name=".VnTime">
    <w:altName w:val="Times New Roman"/>
    <w:panose1 w:val="00000000000000000000"/>
    <w:charset w:val="00"/>
    <w:family w:val="roman"/>
    <w:notTrueType/>
    <w:pitch w:val="default"/>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6" w:fontKey="{BB1E2F81-934B-4F69-B28B-9ADD8BB064C4}"/>
  </w:font>
  <w:font w:name="Georgia">
    <w:panose1 w:val="02040502050405020303"/>
    <w:charset w:val="00"/>
    <w:family w:val="roman"/>
    <w:pitch w:val="variable"/>
    <w:sig w:usb0="00000287" w:usb1="00000000" w:usb2="00000000" w:usb3="00000000" w:csb0="0000009F" w:csb1="00000000"/>
    <w:embedRegular r:id="rId7" w:fontKey="{9006A76F-AE5D-47DB-98FF-8DF3E202C0CF}"/>
    <w:embedItalic r:id="rId8" w:fontKey="{0159B1D7-8A7F-419F-8ED9-97B2EA219CC6}"/>
  </w:font>
  <w:font w:name="Cambria">
    <w:panose1 w:val="02040503050406030204"/>
    <w:charset w:val="00"/>
    <w:family w:val="roman"/>
    <w:pitch w:val="variable"/>
    <w:sig w:usb0="E00006FF" w:usb1="420024FF" w:usb2="02000000" w:usb3="00000000" w:csb0="0000019F" w:csb1="00000000"/>
    <w:embedRegular r:id="rId9" w:fontKey="{BEDC89AF-F960-4279-AB8A-B0A1B97579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8F72F" w14:textId="77777777" w:rsidR="006F0E00" w:rsidRDefault="00000000">
    <w:pPr>
      <w:pBdr>
        <w:top w:val="nil"/>
        <w:left w:val="nil"/>
        <w:bottom w:val="nil"/>
        <w:right w:val="nil"/>
        <w:between w:val="nil"/>
      </w:pBdr>
      <w:tabs>
        <w:tab w:val="center" w:pos="4320"/>
        <w:tab w:val="right" w:pos="8640"/>
      </w:tabs>
      <w:rPr>
        <w:color w:val="000000"/>
      </w:rPr>
    </w:pPr>
    <w:r>
      <w:rPr>
        <w:noProof/>
      </w:rPr>
      <mc:AlternateContent>
        <mc:Choice Requires="wps">
          <w:drawing>
            <wp:anchor distT="0" distB="0" distL="0" distR="0" simplePos="0" relativeHeight="251658240" behindDoc="0" locked="0" layoutInCell="1" hidden="0" allowOverlap="1" wp14:anchorId="7B972630" wp14:editId="70A108B4">
              <wp:simplePos x="0" y="0"/>
              <wp:positionH relativeFrom="column">
                <wp:posOffset>3136900</wp:posOffset>
              </wp:positionH>
              <wp:positionV relativeFrom="paragraph">
                <wp:posOffset>0</wp:posOffset>
              </wp:positionV>
              <wp:extent cx="24130" cy="24130"/>
              <wp:effectExtent l="0" t="0" r="0" b="0"/>
              <wp:wrapSquare wrapText="bothSides" distT="0" distB="0" distL="0" distR="0"/>
              <wp:docPr id="36" name="Rectangle 36"/>
              <wp:cNvGraphicFramePr/>
              <a:graphic xmlns:a="http://schemas.openxmlformats.org/drawingml/2006/main">
                <a:graphicData uri="http://schemas.microsoft.com/office/word/2010/wordprocessingShape">
                  <wps:wsp>
                    <wps:cNvSpPr/>
                    <wps:spPr>
                      <a:xfrm>
                        <a:off x="5338698" y="3772698"/>
                        <a:ext cx="14605" cy="14605"/>
                      </a:xfrm>
                      <a:prstGeom prst="rect">
                        <a:avLst/>
                      </a:prstGeom>
                      <a:solidFill>
                        <a:srgbClr val="FFFFFF">
                          <a:alpha val="0"/>
                        </a:srgbClr>
                      </a:solidFill>
                      <a:ln>
                        <a:noFill/>
                      </a:ln>
                    </wps:spPr>
                    <wps:txbx>
                      <w:txbxContent>
                        <w:p w14:paraId="7D6B07EE" w14:textId="77777777" w:rsidR="006F0E00" w:rsidRDefault="00000000">
                          <w:pPr>
                            <w:textDirection w:val="btLr"/>
                          </w:pPr>
                          <w:r>
                            <w:rPr>
                              <w:color w:val="000000"/>
                            </w:rPr>
                            <w:t xml:space="preserve"> PAGE 0</w:t>
                          </w:r>
                        </w:p>
                      </w:txbxContent>
                    </wps:txbx>
                    <wps:bodyPr spcFirstLastPara="1" wrap="square" lIns="0" tIns="0" rIns="0" bIns="0" anchor="t" anchorCtr="0">
                      <a:noAutofit/>
                    </wps:bodyPr>
                  </wps:wsp>
                </a:graphicData>
              </a:graphic>
            </wp:anchor>
          </w:drawing>
        </mc:Choice>
        <mc:Fallback>
          <w:pict>
            <v:rect w14:anchorId="7B972630" id="Rectangle 36" o:spid="_x0000_s1053" style="position:absolute;margin-left:247pt;margin-top:0;width:1.9pt;height:1.9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" stroked="f">
              <v:fill opacity="0"/>
              <v:textbox inset="0,0,0,0">
                <w:txbxContent>
                  <w:p w14:paraId="7D6B07EE" w14:textId="77777777" w:rsidR="006F0E00" w:rsidRDefault="00000000">
                    <w:pPr>
                      <w:textDirection w:val="btLr"/>
                    </w:pPr>
                    <w:r>
                      <w:rPr>
                        <w:color w:val="000000"/>
                      </w:rPr>
                      <w:t xml:space="preserve"> PAGE 0</w:t>
                    </w: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EDDB9" w14:textId="77777777" w:rsidR="006F0E00" w:rsidRDefault="00000000">
    <w:pPr>
      <w:pBdr>
        <w:top w:val="nil"/>
        <w:left w:val="nil"/>
        <w:bottom w:val="nil"/>
        <w:right w:val="nil"/>
        <w:between w:val="nil"/>
      </w:pBdr>
      <w:tabs>
        <w:tab w:val="center" w:pos="4320"/>
        <w:tab w:val="right" w:pos="8640"/>
      </w:tabs>
      <w:jc w:val="right"/>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7F1F4D">
      <w:rPr>
        <w:noProof/>
        <w:color w:val="000000"/>
        <w:sz w:val="26"/>
        <w:szCs w:val="26"/>
      </w:rPr>
      <w:t>3</w:t>
    </w:r>
    <w:r>
      <w:rPr>
        <w:color w:val="000000"/>
        <w:sz w:val="26"/>
        <w:szCs w:val="26"/>
      </w:rPr>
      <w:fldChar w:fldCharType="end"/>
    </w:r>
  </w:p>
  <w:p w14:paraId="628CADD0" w14:textId="77777777" w:rsidR="006F0E00" w:rsidRDefault="006F0E00">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F7C1" w14:textId="77777777" w:rsidR="006F0E00" w:rsidRDefault="00000000">
    <w:pPr>
      <w:pBdr>
        <w:top w:val="nil"/>
        <w:left w:val="nil"/>
        <w:bottom w:val="nil"/>
        <w:right w:val="nil"/>
        <w:between w:val="nil"/>
      </w:pBdr>
      <w:tabs>
        <w:tab w:val="center" w:pos="4320"/>
        <w:tab w:val="right" w:pos="8640"/>
      </w:tabs>
      <w:jc w:val="right"/>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Pr>
        <w:color w:val="000000"/>
        <w:sz w:val="26"/>
        <w:szCs w:val="26"/>
      </w:rPr>
      <w:fldChar w:fldCharType="end"/>
    </w:r>
  </w:p>
  <w:p w14:paraId="49CD9ABA" w14:textId="77777777" w:rsidR="006F0E00" w:rsidRDefault="006F0E00">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9731" w14:textId="77777777" w:rsidR="0088591B" w:rsidRDefault="0088591B">
      <w:r>
        <w:separator/>
      </w:r>
    </w:p>
  </w:footnote>
  <w:footnote w:type="continuationSeparator" w:id="0">
    <w:p w14:paraId="708A881E" w14:textId="77777777" w:rsidR="0088591B" w:rsidRDefault="0088591B">
      <w:r>
        <w:continuationSeparator/>
      </w:r>
    </w:p>
  </w:footnote>
  <w:footnote w:id="1">
    <w:p w14:paraId="6CD7D899" w14:textId="77777777" w:rsidR="006F0E00" w:rsidRDefault="00000000">
      <w:pPr>
        <w:pBdr>
          <w:top w:val="nil"/>
          <w:left w:val="nil"/>
          <w:bottom w:val="nil"/>
          <w:right w:val="nil"/>
          <w:between w:val="nil"/>
        </w:pBdr>
        <w:jc w:val="both"/>
        <w:rPr>
          <w:color w:val="000000"/>
        </w:rPr>
      </w:pPr>
      <w:r>
        <w:rPr>
          <w:rStyle w:val="FootnoteReference"/>
        </w:rPr>
        <w:footnoteRef/>
      </w:r>
      <w:r>
        <w:rPr>
          <w:color w:val="000000"/>
          <w:vertAlign w:val="superscript"/>
        </w:rPr>
        <w:t>1</w:t>
      </w:r>
      <w:r>
        <w:rPr>
          <w:color w:val="000000"/>
        </w:rPr>
        <w:t xml:space="preserve"> Bản Thuyết minh đề tài này dùng cho hoạt động nghiên cứu ứng dụng và phát triển công nghệ thuộc 4 lĩnh vực khoa học nêu tại mục 7 của Thuyết minh. Thuyết minh được trình bày và in trên khổ A4.</w:t>
      </w:r>
    </w:p>
    <w:p w14:paraId="2F9D657C" w14:textId="77777777" w:rsidR="006F0E00" w:rsidRDefault="006F0E00">
      <w:pPr>
        <w:pBdr>
          <w:top w:val="nil"/>
          <w:left w:val="nil"/>
          <w:bottom w:val="nil"/>
          <w:right w:val="nil"/>
          <w:between w:val="nil"/>
        </w:pBdr>
        <w:rPr>
          <w:color w:val="000000"/>
        </w:rPr>
      </w:pPr>
    </w:p>
  </w:footnote>
  <w:footnote w:id="2">
    <w:p w14:paraId="444B2249" w14:textId="77777777" w:rsidR="006F0E00" w:rsidRDefault="00000000">
      <w:pPr>
        <w:pBdr>
          <w:top w:val="nil"/>
          <w:left w:val="nil"/>
          <w:bottom w:val="nil"/>
          <w:right w:val="nil"/>
          <w:between w:val="nil"/>
        </w:pBdr>
        <w:rPr>
          <w:color w:val="000000"/>
        </w:rPr>
      </w:pPr>
      <w:r>
        <w:rPr>
          <w:rStyle w:val="FootnoteReference"/>
        </w:rPr>
        <w:footnoteRef/>
      </w:r>
      <w:r>
        <w:rPr>
          <w:color w:val="000000"/>
        </w:rPr>
        <w:t xml:space="preserve"> Lanzi, A. M., Saylor, A. K., Fromm, D., Liu, H., MacWhinney, B., &amp; Cohen, M. L. (2023). DementiaBank: Theoretical Rationale, Protocol, and Illustrative Analyses. American journal of speech-language pathology, 32(2), 426–438. https://doi.org/10.1044/2022_AJSLP-22-00281</w:t>
      </w:r>
    </w:p>
  </w:footnote>
  <w:footnote w:id="3">
    <w:p w14:paraId="116F1500" w14:textId="77777777" w:rsidR="006F0E00" w:rsidRDefault="00000000">
      <w:pPr>
        <w:pBdr>
          <w:top w:val="nil"/>
          <w:left w:val="nil"/>
          <w:bottom w:val="nil"/>
          <w:right w:val="nil"/>
          <w:between w:val="nil"/>
        </w:pBdr>
        <w:rPr>
          <w:color w:val="000000"/>
        </w:rPr>
      </w:pPr>
      <w:r>
        <w:rPr>
          <w:rStyle w:val="FootnoteReference"/>
        </w:rPr>
        <w:footnoteRef/>
      </w:r>
      <w:r>
        <w:rPr>
          <w:color w:val="000000"/>
        </w:rPr>
        <w:t xml:space="preserve"> Talkar, T., Charles, S., Krantsevich, C., &amp; Kawabata, K. (2024). Detection of Cognitive Impairment And Alzheimer’s Disease Using a Speech-and Language-Based Protocol. In Proc. Interspeech 2024 (pp. 3025-3029).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5AF"/>
    <w:multiLevelType w:val="multilevel"/>
    <w:tmpl w:val="A90E2906"/>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921AAE"/>
    <w:multiLevelType w:val="multilevel"/>
    <w:tmpl w:val="5F84A3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8A23652"/>
    <w:multiLevelType w:val="multilevel"/>
    <w:tmpl w:val="63DC6E04"/>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E392FAB"/>
    <w:multiLevelType w:val="multilevel"/>
    <w:tmpl w:val="B906CB52"/>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49E6735"/>
    <w:multiLevelType w:val="multilevel"/>
    <w:tmpl w:val="71A06B12"/>
    <w:lvl w:ilvl="0">
      <w:start w:val="1"/>
      <w:numFmt w:val="upperRoman"/>
      <w:lvlText w:val="%1."/>
      <w:lvlJc w:val="left"/>
      <w:pPr>
        <w:ind w:left="767" w:hanging="720"/>
      </w:pPr>
    </w:lvl>
    <w:lvl w:ilvl="1">
      <w:start w:val="1"/>
      <w:numFmt w:val="decimal"/>
      <w:lvlText w:val="%2."/>
      <w:lvlJc w:val="left"/>
      <w:pPr>
        <w:ind w:left="767" w:hanging="360"/>
      </w:pPr>
    </w:lvl>
    <w:lvl w:ilvl="2">
      <w:start w:val="1"/>
      <w:numFmt w:val="lowerRoman"/>
      <w:lvlText w:val="%3."/>
      <w:lvlJc w:val="right"/>
      <w:pPr>
        <w:ind w:left="1847" w:hanging="180"/>
      </w:pPr>
    </w:lvl>
    <w:lvl w:ilvl="3">
      <w:start w:val="1"/>
      <w:numFmt w:val="decimal"/>
      <w:lvlText w:val="%4."/>
      <w:lvlJc w:val="left"/>
      <w:pPr>
        <w:ind w:left="2567" w:hanging="360"/>
      </w:pPr>
    </w:lvl>
    <w:lvl w:ilvl="4">
      <w:start w:val="1"/>
      <w:numFmt w:val="lowerLetter"/>
      <w:lvlText w:val="%5."/>
      <w:lvlJc w:val="left"/>
      <w:pPr>
        <w:ind w:left="3287" w:hanging="360"/>
      </w:pPr>
    </w:lvl>
    <w:lvl w:ilvl="5">
      <w:start w:val="1"/>
      <w:numFmt w:val="lowerRoman"/>
      <w:lvlText w:val="%6."/>
      <w:lvlJc w:val="right"/>
      <w:pPr>
        <w:ind w:left="4007" w:hanging="180"/>
      </w:pPr>
    </w:lvl>
    <w:lvl w:ilvl="6">
      <w:start w:val="1"/>
      <w:numFmt w:val="decimal"/>
      <w:lvlText w:val="%7."/>
      <w:lvlJc w:val="left"/>
      <w:pPr>
        <w:ind w:left="4727" w:hanging="360"/>
      </w:pPr>
    </w:lvl>
    <w:lvl w:ilvl="7">
      <w:start w:val="1"/>
      <w:numFmt w:val="lowerLetter"/>
      <w:lvlText w:val="%8."/>
      <w:lvlJc w:val="left"/>
      <w:pPr>
        <w:ind w:left="5447" w:hanging="360"/>
      </w:pPr>
    </w:lvl>
    <w:lvl w:ilvl="8">
      <w:start w:val="1"/>
      <w:numFmt w:val="lowerRoman"/>
      <w:lvlText w:val="%9."/>
      <w:lvlJc w:val="right"/>
      <w:pPr>
        <w:ind w:left="6167" w:hanging="180"/>
      </w:pPr>
    </w:lvl>
  </w:abstractNum>
  <w:abstractNum w:abstractNumId="5" w15:restartNumberingAfterBreak="0">
    <w:nsid w:val="57B21CA7"/>
    <w:multiLevelType w:val="multilevel"/>
    <w:tmpl w:val="D5384646"/>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8A86B49"/>
    <w:multiLevelType w:val="multilevel"/>
    <w:tmpl w:val="5D3E8674"/>
    <w:lvl w:ilvl="0">
      <w:start w:val="25"/>
      <w:numFmt w:val="decimal"/>
      <w:lvlText w:val="%1"/>
      <w:lvlJc w:val="left"/>
      <w:pPr>
        <w:ind w:left="420" w:hanging="420"/>
      </w:pPr>
    </w:lvl>
    <w:lvl w:ilvl="1">
      <w:start w:val="2"/>
      <w:numFmt w:val="decimal"/>
      <w:lvlText w:val="%1.%2"/>
      <w:lvlJc w:val="left"/>
      <w:pPr>
        <w:ind w:left="900" w:hanging="420"/>
      </w:pPr>
    </w:lvl>
    <w:lvl w:ilvl="2">
      <w:start w:val="1"/>
      <w:numFmt w:val="decimal"/>
      <w:lvlText w:val="%1.%2.%3"/>
      <w:lvlJc w:val="left"/>
      <w:pPr>
        <w:ind w:left="1680" w:hanging="720"/>
      </w:pPr>
    </w:lvl>
    <w:lvl w:ilvl="3">
      <w:start w:val="1"/>
      <w:numFmt w:val="decimal"/>
      <w:lvlText w:val="%1.%2.%3.%4"/>
      <w:lvlJc w:val="left"/>
      <w:pPr>
        <w:ind w:left="2160" w:hanging="720"/>
      </w:pPr>
    </w:lvl>
    <w:lvl w:ilvl="4">
      <w:start w:val="1"/>
      <w:numFmt w:val="decimal"/>
      <w:lvlText w:val="%1.%2.%3.%4.%5"/>
      <w:lvlJc w:val="left"/>
      <w:pPr>
        <w:ind w:left="3000" w:hanging="1080"/>
      </w:pPr>
    </w:lvl>
    <w:lvl w:ilvl="5">
      <w:start w:val="1"/>
      <w:numFmt w:val="decimal"/>
      <w:lvlText w:val="%1.%2.%3.%4.%5.%6"/>
      <w:lvlJc w:val="left"/>
      <w:pPr>
        <w:ind w:left="3480" w:hanging="1080"/>
      </w:pPr>
    </w:lvl>
    <w:lvl w:ilvl="6">
      <w:start w:val="1"/>
      <w:numFmt w:val="decimal"/>
      <w:lvlText w:val="%1.%2.%3.%4.%5.%6.%7"/>
      <w:lvlJc w:val="left"/>
      <w:pPr>
        <w:ind w:left="4320" w:hanging="1440"/>
      </w:pPr>
    </w:lvl>
    <w:lvl w:ilvl="7">
      <w:start w:val="1"/>
      <w:numFmt w:val="decimal"/>
      <w:lvlText w:val="%1.%2.%3.%4.%5.%6.%7.%8"/>
      <w:lvlJc w:val="left"/>
      <w:pPr>
        <w:ind w:left="4800" w:hanging="1440"/>
      </w:pPr>
    </w:lvl>
    <w:lvl w:ilvl="8">
      <w:start w:val="1"/>
      <w:numFmt w:val="decimal"/>
      <w:lvlText w:val="%1.%2.%3.%4.%5.%6.%7.%8.%9"/>
      <w:lvlJc w:val="left"/>
      <w:pPr>
        <w:ind w:left="5280" w:hanging="1440"/>
      </w:pPr>
    </w:lvl>
  </w:abstractNum>
  <w:abstractNum w:abstractNumId="7" w15:restartNumberingAfterBreak="0">
    <w:nsid w:val="612D5526"/>
    <w:multiLevelType w:val="multilevel"/>
    <w:tmpl w:val="BCF4889E"/>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4152737"/>
    <w:multiLevelType w:val="multilevel"/>
    <w:tmpl w:val="5720E61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5BC0ECB"/>
    <w:multiLevelType w:val="multilevel"/>
    <w:tmpl w:val="7F62511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25905220">
    <w:abstractNumId w:val="0"/>
  </w:num>
  <w:num w:numId="2" w16cid:durableId="387345195">
    <w:abstractNumId w:val="8"/>
  </w:num>
  <w:num w:numId="3" w16cid:durableId="108940678">
    <w:abstractNumId w:val="9"/>
  </w:num>
  <w:num w:numId="4" w16cid:durableId="2085909578">
    <w:abstractNumId w:val="4"/>
  </w:num>
  <w:num w:numId="5" w16cid:durableId="523446734">
    <w:abstractNumId w:val="1"/>
  </w:num>
  <w:num w:numId="6" w16cid:durableId="1829053164">
    <w:abstractNumId w:val="7"/>
  </w:num>
  <w:num w:numId="7" w16cid:durableId="835338559">
    <w:abstractNumId w:val="2"/>
  </w:num>
  <w:num w:numId="8" w16cid:durableId="968055294">
    <w:abstractNumId w:val="3"/>
  </w:num>
  <w:num w:numId="9" w16cid:durableId="1513179747">
    <w:abstractNumId w:val="5"/>
  </w:num>
  <w:num w:numId="10" w16cid:durableId="1304696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E00"/>
    <w:rsid w:val="006F0E00"/>
    <w:rsid w:val="007F1F4D"/>
    <w:rsid w:val="0088591B"/>
    <w:rsid w:val="00F9333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1EFA"/>
  <w15:docId w15:val="{179FC93F-F1E4-4B91-A1D1-8CFC2D7E3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widowControl w:val="0"/>
      <w:ind w:right="-242"/>
      <w:outlineLvl w:val="0"/>
    </w:pPr>
    <w:rPr>
      <w:b/>
      <w:color w:val="0000FF"/>
      <w:sz w:val="28"/>
      <w:szCs w:val="28"/>
    </w:rPr>
  </w:style>
  <w:style w:type="paragraph" w:styleId="Heading2">
    <w:name w:val="heading 2"/>
    <w:basedOn w:val="Normal"/>
    <w:next w:val="Normal"/>
    <w:uiPriority w:val="9"/>
    <w:semiHidden/>
    <w:unhideWhenUsed/>
    <w:qFormat/>
    <w:pPr>
      <w:keepNext/>
      <w:tabs>
        <w:tab w:val="center" w:pos="4320"/>
        <w:tab w:val="right" w:pos="8640"/>
      </w:tabs>
      <w:ind w:right="-422"/>
      <w:jc w:val="center"/>
      <w:outlineLvl w:val="1"/>
    </w:pPr>
    <w:rPr>
      <w:b/>
      <w:i/>
      <w:color w:val="800000"/>
      <w:sz w:val="28"/>
      <w:szCs w:val="28"/>
    </w:rPr>
  </w:style>
  <w:style w:type="paragraph" w:styleId="Heading3">
    <w:name w:val="heading 3"/>
    <w:basedOn w:val="Normal"/>
    <w:next w:val="Normal"/>
    <w:uiPriority w:val="9"/>
    <w:semiHidden/>
    <w:unhideWhenUsed/>
    <w:qFormat/>
    <w:pPr>
      <w:keepNext/>
      <w:widowControl w:val="0"/>
      <w:ind w:right="3124"/>
      <w:outlineLvl w:val="2"/>
    </w:pPr>
    <w:rPr>
      <w:b/>
      <w:color w:val="0000FF"/>
      <w:sz w:val="26"/>
      <w:szCs w:val="26"/>
    </w:rPr>
  </w:style>
  <w:style w:type="paragraph" w:styleId="Heading4">
    <w:name w:val="heading 4"/>
    <w:basedOn w:val="Normal"/>
    <w:next w:val="Normal"/>
    <w:uiPriority w:val="9"/>
    <w:semiHidden/>
    <w:unhideWhenUsed/>
    <w:qFormat/>
    <w:pPr>
      <w:keepNext/>
      <w:widowControl w:val="0"/>
      <w:jc w:val="right"/>
      <w:outlineLvl w:val="3"/>
    </w:pPr>
    <w:rPr>
      <w:b/>
      <w:color w:val="008080"/>
      <w:sz w:val="28"/>
      <w:szCs w:val="28"/>
    </w:rPr>
  </w:style>
  <w:style w:type="paragraph" w:styleId="Heading5">
    <w:name w:val="heading 5"/>
    <w:basedOn w:val="Normal"/>
    <w:next w:val="Normal"/>
    <w:uiPriority w:val="9"/>
    <w:semiHidden/>
    <w:unhideWhenUsed/>
    <w:qFormat/>
    <w:pPr>
      <w:keepNext/>
      <w:widowControl w:val="0"/>
      <w:jc w:val="center"/>
      <w:outlineLvl w:val="4"/>
    </w:pPr>
    <w:rPr>
      <w:rFonts w:ascii="Arial" w:eastAsia="Arial" w:hAnsi="Arial" w:cs="Arial"/>
      <w:b/>
    </w:rPr>
  </w:style>
  <w:style w:type="paragraph" w:styleId="Heading6">
    <w:name w:val="heading 6"/>
    <w:basedOn w:val="Normal"/>
    <w:next w:val="Normal"/>
    <w:uiPriority w:val="9"/>
    <w:semiHidden/>
    <w:unhideWhenUsed/>
    <w:qFormat/>
    <w:pPr>
      <w:keepNext/>
      <w:widowControl w:val="0"/>
      <w:ind w:right="3124"/>
      <w:outlineLvl w:val="5"/>
    </w:pPr>
    <w:rPr>
      <w:rFonts w:ascii="Arial" w:eastAsia="Arial" w:hAnsi="Arial" w:cs="Arial"/>
      <w:b/>
    </w:rPr>
  </w:style>
  <w:style w:type="paragraph" w:styleId="Heading7">
    <w:name w:val="heading 7"/>
    <w:basedOn w:val="Normal"/>
    <w:next w:val="Normal"/>
    <w:qFormat/>
    <w:pPr>
      <w:keepNext/>
      <w:widowControl w:val="0"/>
      <w:ind w:right="3124"/>
      <w:outlineLvl w:val="6"/>
    </w:pPr>
    <w:rPr>
      <w:b/>
      <w:color w:val="FF0000"/>
      <w:sz w:val="32"/>
    </w:rPr>
  </w:style>
  <w:style w:type="paragraph" w:styleId="Heading8">
    <w:name w:val="heading 8"/>
    <w:basedOn w:val="Normal"/>
    <w:next w:val="Normal"/>
    <w:qFormat/>
    <w:pPr>
      <w:keepNext/>
      <w:widowControl w:val="0"/>
      <w:jc w:val="center"/>
      <w:outlineLvl w:val="7"/>
    </w:pPr>
    <w:rPr>
      <w:rFonts w:ascii="Arial" w:hAnsi="Arial"/>
      <w:b/>
      <w:sz w:val="18"/>
    </w:rPr>
  </w:style>
  <w:style w:type="paragraph" w:styleId="Heading9">
    <w:name w:val="heading 9"/>
    <w:basedOn w:val="Normal"/>
    <w:next w:val="Normal"/>
    <w:qFormat/>
    <w:pPr>
      <w:keepNext/>
      <w:widowControl w:val="0"/>
      <w:ind w:left="360" w:right="3124" w:hanging="360"/>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semiHidden/>
    <w:qFormat/>
    <w:rPr>
      <w:sz w:val="16"/>
    </w:rPr>
  </w:style>
  <w:style w:type="character" w:styleId="FollowedHyperlink">
    <w:name w:val="FollowedHyperlink"/>
    <w:basedOn w:val="DefaultParagraphFont"/>
    <w:uiPriority w:val="99"/>
    <w:semiHidden/>
    <w:unhideWhenUsed/>
    <w:qFormat/>
    <w:rPr>
      <w:color w:val="954F72"/>
      <w:u w:val="single"/>
    </w:rPr>
  </w:style>
  <w:style w:type="character" w:customStyle="1" w:styleId="FootnoteCharacters">
    <w:name w:val="Footnote Characters"/>
    <w:semiHidden/>
    <w:qFormat/>
    <w:rPr>
      <w:vertAlign w:val="superscript"/>
    </w:rPr>
  </w:style>
  <w:style w:type="character" w:styleId="FootnoteReference">
    <w:name w:val="footnote reference"/>
    <w:rPr>
      <w:vertAlign w:val="superscript"/>
    </w:rPr>
  </w:style>
  <w:style w:type="character" w:styleId="Hyperlink">
    <w:name w:val="Hyperlink"/>
    <w:uiPriority w:val="99"/>
    <w:qFormat/>
    <w:rPr>
      <w:color w:val="0000FF"/>
      <w:u w:val="single"/>
    </w:rPr>
  </w:style>
  <w:style w:type="character" w:styleId="PageNumber">
    <w:name w:val="page number"/>
    <w:basedOn w:val="DefaultParagraphFont"/>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semiHidden/>
    <w:qFormat/>
  </w:style>
  <w:style w:type="character" w:customStyle="1" w:styleId="fontstyle01">
    <w:name w:val="fontstyle01"/>
    <w:qFormat/>
    <w:rPr>
      <w:color w:val="000000"/>
      <w:sz w:val="32"/>
      <w:szCs w:val="32"/>
    </w:rPr>
  </w:style>
  <w:style w:type="character" w:customStyle="1" w:styleId="BalloonTextChar">
    <w:name w:val="Balloon Text Char"/>
    <w:link w:val="BalloonText"/>
    <w:qFormat/>
    <w:rPr>
      <w:rFonts w:ascii="Tahoma" w:hAnsi="Tahoma" w:cs="Tahoma"/>
      <w:sz w:val="16"/>
      <w:szCs w:val="16"/>
    </w:rPr>
  </w:style>
  <w:style w:type="character" w:customStyle="1" w:styleId="CommentSubjectChar">
    <w:name w:val="Comment Subject Char"/>
    <w:basedOn w:val="CommentTextChar"/>
    <w:link w:val="CommentSubject"/>
    <w:semiHidden/>
    <w:qFormat/>
    <w:rPr>
      <w:b/>
      <w:bCs/>
    </w:rPr>
  </w:style>
  <w:style w:type="character" w:customStyle="1" w:styleId="fontstyle21">
    <w:name w:val="fontstyle21"/>
    <w:basedOn w:val="DefaultParagraphFont"/>
    <w:qFormat/>
    <w:rPr>
      <w:rFonts w:ascii="TimesNewRomanPSMT" w:hAnsi="TimesNewRomanPSMT"/>
      <w:color w:val="000000"/>
      <w:sz w:val="24"/>
      <w:szCs w:val="24"/>
    </w:rPr>
  </w:style>
  <w:style w:type="character" w:customStyle="1" w:styleId="fontstyle31">
    <w:name w:val="fontstyle31"/>
    <w:basedOn w:val="DefaultParagraphFont"/>
    <w:qFormat/>
    <w:rPr>
      <w:rFonts w:ascii="TimesNewRomanPS-ItalicMT" w:hAnsi="TimesNewRomanPS-ItalicMT"/>
      <w:i/>
      <w:iCs/>
      <w:color w:val="000000"/>
      <w:sz w:val="24"/>
      <w:szCs w:val="24"/>
    </w:rPr>
  </w:style>
  <w:style w:type="character" w:customStyle="1" w:styleId="fontstyle41">
    <w:name w:val="fontstyle41"/>
    <w:basedOn w:val="DefaultParagraphFont"/>
    <w:qFormat/>
    <w:rPr>
      <w:rFonts w:ascii="TimesNewRomanPS-BoldItalicMT" w:hAnsi="TimesNewRomanPS-BoldItalicMT"/>
      <w:b/>
      <w:bCs/>
      <w:i/>
      <w:iCs/>
      <w:color w:val="000000"/>
      <w:sz w:val="24"/>
      <w:szCs w:val="24"/>
    </w:rPr>
  </w:style>
  <w:style w:type="character" w:customStyle="1" w:styleId="HeaderChar">
    <w:name w:val="Header Char"/>
    <w:link w:val="Header"/>
    <w:qFormat/>
    <w:locked/>
    <w:rsid w:val="00B14309"/>
    <w:rPr>
      <w:rFonts w:eastAsia="Times New Roman"/>
    </w:rPr>
  </w:style>
  <w:style w:type="character" w:customStyle="1" w:styleId="ListParagraphChar">
    <w:name w:val="List Paragraph Char"/>
    <w:basedOn w:val="DefaultParagraphFont"/>
    <w:link w:val="ListParagraph"/>
    <w:uiPriority w:val="34"/>
    <w:qFormat/>
    <w:rsid w:val="00FB6B44"/>
    <w:rPr>
      <w:rFonts w:ascii="Calibri" w:eastAsia="Calibri" w:hAnsi="Calibri"/>
      <w:sz w:val="22"/>
      <w:szCs w:val="22"/>
    </w:rPr>
  </w:style>
  <w:style w:type="character" w:customStyle="1" w:styleId="EndNoteBibliographyTitleChar">
    <w:name w:val="EndNote Bibliography Title Char"/>
    <w:basedOn w:val="ListParagraphChar"/>
    <w:link w:val="EndNoteBibliographyTitle"/>
    <w:qFormat/>
    <w:rsid w:val="00FB6B44"/>
    <w:rPr>
      <w:rFonts w:ascii="Calibri" w:eastAsia="Times New Roman" w:hAnsi="Calibri"/>
      <w:sz w:val="22"/>
      <w:szCs w:val="22"/>
    </w:rPr>
  </w:style>
  <w:style w:type="character" w:customStyle="1" w:styleId="EndNoteBibliographyChar">
    <w:name w:val="EndNote Bibliography Char"/>
    <w:basedOn w:val="ListParagraphChar"/>
    <w:link w:val="EndNoteBibliography"/>
    <w:qFormat/>
    <w:rsid w:val="00FB6B44"/>
    <w:rPr>
      <w:rFonts w:ascii="Calibri" w:eastAsia="Times New Roman" w:hAnsi="Calibri"/>
      <w:sz w:val="22"/>
      <w:szCs w:val="22"/>
    </w:rPr>
  </w:style>
  <w:style w:type="character" w:customStyle="1" w:styleId="Heading1Char">
    <w:name w:val="Heading 1 Char"/>
    <w:basedOn w:val="DefaultParagraphFont"/>
    <w:link w:val="Heading1"/>
    <w:uiPriority w:val="9"/>
    <w:qFormat/>
    <w:rsid w:val="005E495C"/>
    <w:rPr>
      <w:rFonts w:ascii=".VnTime" w:eastAsia="Times New Roman" w:hAnsi=".VnTime"/>
      <w:b/>
      <w:color w:val="0000FF"/>
      <w:sz w:val="28"/>
    </w:rPr>
  </w:style>
  <w:style w:type="character" w:styleId="UnresolvedMention">
    <w:name w:val="Unresolved Mention"/>
    <w:basedOn w:val="DefaultParagraphFont"/>
    <w:uiPriority w:val="99"/>
    <w:semiHidden/>
    <w:unhideWhenUsed/>
    <w:qFormat/>
    <w:rsid w:val="00C607A5"/>
    <w:rPr>
      <w:color w:val="605E5C"/>
      <w:shd w:val="clear" w:color="auto" w:fill="E1DFDD"/>
    </w:rPr>
  </w:style>
  <w:style w:type="character" w:styleId="LineNumber">
    <w:name w:val="line numbe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qFormat/>
    <w:pPr>
      <w:widowControl w:val="0"/>
      <w:tabs>
        <w:tab w:val="left" w:pos="144"/>
        <w:tab w:val="center" w:pos="1584"/>
        <w:tab w:val="left" w:pos="5616"/>
      </w:tabs>
      <w:spacing w:line="480" w:lineRule="atLeast"/>
      <w:ind w:right="3124"/>
    </w:pPr>
    <w:rPr>
      <w:b/>
    </w:rPr>
  </w:style>
  <w:style w:type="paragraph" w:styleId="List">
    <w:name w:val="List"/>
    <w:basedOn w:val="BodyText"/>
    <w:rPr>
      <w:rFonts w:cs="Noto Sans Devanagari"/>
    </w:rPr>
  </w:style>
  <w:style w:type="paragraph" w:styleId="Caption">
    <w:name w:val="caption"/>
    <w:basedOn w:val="Normal"/>
    <w:next w:val="Normal"/>
    <w:qFormat/>
    <w:rPr>
      <w:rFonts w:ascii=".VnTime" w:hAnsi=".VnTime"/>
      <w:sz w:val="24"/>
    </w:rPr>
  </w:style>
  <w:style w:type="paragraph" w:customStyle="1" w:styleId="Index">
    <w:name w:val="Index"/>
    <w:basedOn w:val="Normal"/>
    <w:qFormat/>
    <w:pPr>
      <w:suppressLineNumbers/>
    </w:pPr>
    <w:rPr>
      <w:rFonts w:cs="Noto Sans Devanagari"/>
    </w:rPr>
  </w:style>
  <w:style w:type="paragraph" w:styleId="BalloonText">
    <w:name w:val="Balloon Text"/>
    <w:basedOn w:val="Normal"/>
    <w:link w:val="BalloonTextChar"/>
    <w:qFormat/>
    <w:rPr>
      <w:rFonts w:ascii="Tahoma" w:hAnsi="Tahoma" w:cs="Tahoma"/>
      <w:sz w:val="16"/>
      <w:szCs w:val="16"/>
    </w:rPr>
  </w:style>
  <w:style w:type="paragraph" w:styleId="BlockText">
    <w:name w:val="Block Text"/>
    <w:basedOn w:val="Normal"/>
    <w:qFormat/>
    <w:pPr>
      <w:ind w:left="90" w:right="290"/>
    </w:pPr>
    <w:rPr>
      <w:rFonts w:ascii=".VnTime" w:hAnsi=".VnTime"/>
      <w:sz w:val="22"/>
    </w:rPr>
  </w:style>
  <w:style w:type="paragraph" w:styleId="BodyText2">
    <w:name w:val="Body Text 2"/>
    <w:basedOn w:val="Normal"/>
    <w:qFormat/>
    <w:pPr>
      <w:widowControl w:val="0"/>
      <w:ind w:right="-62"/>
      <w:jc w:val="both"/>
    </w:pPr>
    <w:rPr>
      <w:rFonts w:ascii=".VnTime" w:hAnsi=".VnTime"/>
      <w:sz w:val="24"/>
    </w:rPr>
  </w:style>
  <w:style w:type="paragraph" w:styleId="BodyText3">
    <w:name w:val="Body Text 3"/>
    <w:basedOn w:val="Normal"/>
    <w:qFormat/>
    <w:rPr>
      <w:rFonts w:ascii=".VnTime" w:hAnsi=".VnTime"/>
      <w:sz w:val="24"/>
    </w:rPr>
  </w:style>
  <w:style w:type="paragraph" w:styleId="CommentText">
    <w:name w:val="annotation text"/>
    <w:basedOn w:val="Normal"/>
    <w:link w:val="CommentTextChar"/>
    <w:semiHidden/>
    <w:qFormat/>
  </w:style>
  <w:style w:type="paragraph" w:styleId="CommentSubject">
    <w:name w:val="annotation subject"/>
    <w:basedOn w:val="CommentText"/>
    <w:next w:val="CommentText"/>
    <w:link w:val="CommentSubjectChar"/>
    <w:semiHidden/>
    <w:unhideWhenUsed/>
    <w:qFormat/>
    <w:rPr>
      <w:b/>
      <w:bCs/>
    </w:rPr>
  </w:style>
  <w:style w:type="paragraph" w:customStyle="1" w:styleId="HeaderandFooter">
    <w:name w:val="Header and Footer"/>
    <w:basedOn w:val="Normal"/>
    <w:qFormat/>
  </w:style>
  <w:style w:type="paragraph" w:styleId="Footer">
    <w:name w:val="footer"/>
    <w:basedOn w:val="Normal"/>
    <w:link w:val="FooterChar"/>
    <w:uiPriority w:val="99"/>
    <w:qFormat/>
    <w:pPr>
      <w:tabs>
        <w:tab w:val="center" w:pos="4320"/>
        <w:tab w:val="right" w:pos="8640"/>
      </w:tabs>
    </w:pPr>
  </w:style>
  <w:style w:type="paragraph" w:styleId="FootnoteText">
    <w:name w:val="footnote text"/>
    <w:basedOn w:val="Normal"/>
    <w:semiHidden/>
    <w:qFormat/>
  </w:style>
  <w:style w:type="paragraph" w:styleId="Header">
    <w:name w:val="header"/>
    <w:basedOn w:val="Normal"/>
    <w:link w:val="HeaderChar"/>
    <w:qFormat/>
    <w:pPr>
      <w:tabs>
        <w:tab w:val="center" w:pos="4320"/>
        <w:tab w:val="right" w:pos="8640"/>
      </w:tabs>
    </w:pPr>
  </w:style>
  <w:style w:type="paragraph" w:customStyle="1" w:styleId="Char">
    <w:name w:val="Char"/>
    <w:basedOn w:val="Normal"/>
    <w:qFormat/>
    <w:pPr>
      <w:spacing w:after="160" w:line="240" w:lineRule="exact"/>
    </w:pPr>
    <w:rPr>
      <w:lang w:val="en-AU"/>
    </w:rPr>
  </w:style>
  <w:style w:type="paragraph" w:styleId="ListParagraph">
    <w:name w:val="List Paragraph"/>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font5">
    <w:name w:val="font5"/>
    <w:basedOn w:val="Normal"/>
    <w:qFormat/>
    <w:pPr>
      <w:spacing w:beforeAutospacing="1" w:afterAutospacing="1"/>
    </w:pPr>
    <w:rPr>
      <w:b/>
      <w:bCs/>
      <w:sz w:val="24"/>
      <w:szCs w:val="24"/>
      <w:lang w:eastAsia="ja-JP"/>
    </w:rPr>
  </w:style>
  <w:style w:type="paragraph" w:customStyle="1" w:styleId="font6">
    <w:name w:val="font6"/>
    <w:basedOn w:val="Normal"/>
    <w:qFormat/>
    <w:pPr>
      <w:spacing w:beforeAutospacing="1" w:afterAutospacing="1"/>
    </w:pPr>
    <w:rPr>
      <w:b/>
      <w:bCs/>
      <w:sz w:val="24"/>
      <w:szCs w:val="24"/>
      <w:lang w:eastAsia="ja-JP"/>
    </w:rPr>
  </w:style>
  <w:style w:type="paragraph" w:customStyle="1" w:styleId="xl65">
    <w:name w:val="xl65"/>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i/>
      <w:iCs/>
      <w:sz w:val="24"/>
      <w:szCs w:val="24"/>
      <w:lang w:eastAsia="ja-JP"/>
    </w:rPr>
  </w:style>
  <w:style w:type="paragraph" w:customStyle="1" w:styleId="xl66">
    <w:name w:val="xl66"/>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67">
    <w:name w:val="xl67"/>
    <w:basedOn w:val="Normal"/>
    <w:qFormat/>
    <w:pPr>
      <w:pBdr>
        <w:top w:val="single" w:sz="4" w:space="0" w:color="000000"/>
        <w:left w:val="single" w:sz="4" w:space="0" w:color="000000"/>
        <w:bottom w:val="single" w:sz="4" w:space="0" w:color="000000"/>
        <w:right w:val="single" w:sz="4" w:space="0" w:color="000000"/>
      </w:pBdr>
      <w:spacing w:beforeAutospacing="1" w:afterAutospacing="1"/>
      <w:textAlignment w:val="center"/>
    </w:pPr>
    <w:rPr>
      <w:b/>
      <w:bCs/>
      <w:sz w:val="24"/>
      <w:szCs w:val="24"/>
      <w:lang w:eastAsia="ja-JP"/>
    </w:rPr>
  </w:style>
  <w:style w:type="paragraph" w:customStyle="1" w:styleId="xl68">
    <w:name w:val="xl68"/>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rPr>
      <w:sz w:val="24"/>
      <w:szCs w:val="24"/>
      <w:lang w:eastAsia="ja-JP"/>
    </w:rPr>
  </w:style>
  <w:style w:type="paragraph" w:customStyle="1" w:styleId="xl69">
    <w:name w:val="xl69"/>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70">
    <w:name w:val="xl70"/>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rPr>
      <w:sz w:val="24"/>
      <w:szCs w:val="24"/>
      <w:lang w:eastAsia="ja-JP"/>
    </w:rPr>
  </w:style>
  <w:style w:type="paragraph" w:customStyle="1" w:styleId="xl71">
    <w:name w:val="xl71"/>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72">
    <w:name w:val="xl72"/>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73">
    <w:name w:val="xl73"/>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74">
    <w:name w:val="xl74"/>
    <w:basedOn w:val="Normal"/>
    <w:qFormat/>
    <w:pPr>
      <w:pBdr>
        <w:top w:val="single" w:sz="4" w:space="0" w:color="000000"/>
        <w:left w:val="single" w:sz="4" w:space="0" w:color="000000"/>
        <w:bottom w:val="single" w:sz="4" w:space="0" w:color="000000"/>
        <w:right w:val="single" w:sz="4" w:space="0" w:color="000000"/>
      </w:pBdr>
      <w:spacing w:beforeAutospacing="1" w:afterAutospacing="1"/>
      <w:textAlignment w:val="center"/>
    </w:pPr>
    <w:rPr>
      <w:b/>
      <w:bCs/>
      <w:i/>
      <w:iCs/>
      <w:sz w:val="24"/>
      <w:szCs w:val="24"/>
      <w:lang w:eastAsia="ja-JP"/>
    </w:rPr>
  </w:style>
  <w:style w:type="paragraph" w:customStyle="1" w:styleId="xl75">
    <w:name w:val="xl75"/>
    <w:basedOn w:val="Normal"/>
    <w:qFormat/>
    <w:pPr>
      <w:spacing w:beforeAutospacing="1" w:afterAutospacing="1"/>
    </w:pPr>
    <w:rPr>
      <w:b/>
      <w:bCs/>
      <w:i/>
      <w:iCs/>
      <w:color w:val="000000"/>
      <w:sz w:val="24"/>
      <w:szCs w:val="24"/>
      <w:lang w:eastAsia="ja-JP"/>
    </w:rPr>
  </w:style>
  <w:style w:type="paragraph" w:customStyle="1" w:styleId="xl76">
    <w:name w:val="xl76"/>
    <w:basedOn w:val="Normal"/>
    <w:qFormat/>
    <w:pPr>
      <w:pBdr>
        <w:top w:val="single" w:sz="4" w:space="0" w:color="000000"/>
        <w:left w:val="single" w:sz="4" w:space="0" w:color="000000"/>
        <w:right w:val="single" w:sz="4" w:space="0" w:color="000000"/>
      </w:pBdr>
      <w:shd w:val="clear" w:color="000000" w:fill="FFFFFF"/>
      <w:spacing w:beforeAutospacing="1" w:afterAutospacing="1"/>
    </w:pPr>
    <w:rPr>
      <w:sz w:val="24"/>
      <w:szCs w:val="24"/>
      <w:lang w:eastAsia="ja-JP"/>
    </w:rPr>
  </w:style>
  <w:style w:type="paragraph" w:customStyle="1" w:styleId="xl77">
    <w:name w:val="xl77"/>
    <w:basedOn w:val="Normal"/>
    <w:qFormat/>
    <w:pPr>
      <w:pBdr>
        <w:top w:val="single" w:sz="4" w:space="0" w:color="000000"/>
        <w:left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78">
    <w:name w:val="xl78"/>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textAlignment w:val="center"/>
    </w:pPr>
    <w:rPr>
      <w:color w:val="000000"/>
      <w:sz w:val="24"/>
      <w:szCs w:val="24"/>
      <w:lang w:eastAsia="ja-JP"/>
    </w:rPr>
  </w:style>
  <w:style w:type="paragraph" w:customStyle="1" w:styleId="xl79">
    <w:name w:val="xl79"/>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color w:val="000000"/>
      <w:sz w:val="24"/>
      <w:szCs w:val="24"/>
      <w:lang w:eastAsia="ja-JP"/>
    </w:rPr>
  </w:style>
  <w:style w:type="paragraph" w:customStyle="1" w:styleId="xl80">
    <w:name w:val="xl80"/>
    <w:basedOn w:val="Normal"/>
    <w:qFormat/>
    <w:pPr>
      <w:pBdr>
        <w:top w:val="single" w:sz="4" w:space="0" w:color="000000"/>
        <w:left w:val="single" w:sz="4" w:space="0" w:color="000000"/>
        <w:bottom w:val="single" w:sz="4" w:space="0" w:color="000000"/>
        <w:right w:val="single" w:sz="4" w:space="0" w:color="000000"/>
      </w:pBdr>
      <w:spacing w:beforeAutospacing="1" w:afterAutospacing="1"/>
      <w:textAlignment w:val="center"/>
    </w:pPr>
    <w:rPr>
      <w:color w:val="000000"/>
      <w:sz w:val="24"/>
      <w:szCs w:val="24"/>
      <w:lang w:eastAsia="ja-JP"/>
    </w:rPr>
  </w:style>
  <w:style w:type="paragraph" w:customStyle="1" w:styleId="xl81">
    <w:name w:val="xl81"/>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82">
    <w:name w:val="xl82"/>
    <w:basedOn w:val="Normal"/>
    <w:qFormat/>
    <w:pPr>
      <w:pBdr>
        <w:top w:val="single" w:sz="4" w:space="0" w:color="000000"/>
        <w:left w:val="single" w:sz="4" w:space="0" w:color="000000"/>
        <w:bottom w:val="single" w:sz="4" w:space="0" w:color="000000"/>
        <w:right w:val="single" w:sz="4" w:space="0" w:color="000000"/>
      </w:pBdr>
      <w:spacing w:beforeAutospacing="1" w:afterAutospacing="1"/>
      <w:textAlignment w:val="center"/>
    </w:pPr>
    <w:rPr>
      <w:b/>
      <w:bCs/>
      <w:i/>
      <w:iCs/>
      <w:color w:val="000000"/>
      <w:sz w:val="24"/>
      <w:szCs w:val="24"/>
      <w:lang w:eastAsia="ja-JP"/>
    </w:rPr>
  </w:style>
  <w:style w:type="paragraph" w:customStyle="1" w:styleId="xl83">
    <w:name w:val="xl83"/>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color w:val="000000"/>
      <w:sz w:val="24"/>
      <w:szCs w:val="24"/>
      <w:lang w:eastAsia="ja-JP"/>
    </w:rPr>
  </w:style>
  <w:style w:type="paragraph" w:customStyle="1" w:styleId="xl84">
    <w:name w:val="xl84"/>
    <w:basedOn w:val="Normal"/>
    <w:qFormat/>
    <w:pPr>
      <w:pBdr>
        <w:top w:val="single" w:sz="4" w:space="0" w:color="000000"/>
        <w:left w:val="single" w:sz="4" w:space="0" w:color="000000"/>
        <w:bottom w:val="single" w:sz="4" w:space="0" w:color="000000"/>
        <w:right w:val="single" w:sz="4" w:space="0" w:color="000000"/>
      </w:pBdr>
      <w:spacing w:beforeAutospacing="1" w:afterAutospacing="1"/>
      <w:textAlignment w:val="center"/>
    </w:pPr>
    <w:rPr>
      <w:color w:val="000000"/>
      <w:sz w:val="24"/>
      <w:szCs w:val="24"/>
      <w:lang w:eastAsia="ja-JP"/>
    </w:rPr>
  </w:style>
  <w:style w:type="paragraph" w:customStyle="1" w:styleId="xl85">
    <w:name w:val="xl85"/>
    <w:basedOn w:val="Normal"/>
    <w:qFormat/>
    <w:pPr>
      <w:pBdr>
        <w:top w:val="single" w:sz="4" w:space="0" w:color="000000"/>
        <w:left w:val="single" w:sz="4" w:space="0" w:color="000000"/>
        <w:right w:val="single" w:sz="4" w:space="0" w:color="000000"/>
      </w:pBdr>
      <w:spacing w:beforeAutospacing="1" w:afterAutospacing="1"/>
      <w:jc w:val="center"/>
      <w:textAlignment w:val="center"/>
    </w:pPr>
    <w:rPr>
      <w:color w:val="000000"/>
      <w:sz w:val="24"/>
      <w:szCs w:val="24"/>
      <w:lang w:eastAsia="ja-JP"/>
    </w:rPr>
  </w:style>
  <w:style w:type="paragraph" w:customStyle="1" w:styleId="xl86">
    <w:name w:val="xl86"/>
    <w:basedOn w:val="Normal"/>
    <w:qFormat/>
    <w:pPr>
      <w:pBdr>
        <w:top w:val="single" w:sz="4" w:space="0" w:color="000000"/>
        <w:left w:val="single" w:sz="4" w:space="0" w:color="000000"/>
        <w:bottom w:val="single" w:sz="4" w:space="0" w:color="000000"/>
        <w:right w:val="single" w:sz="4" w:space="0" w:color="000000"/>
      </w:pBdr>
      <w:spacing w:beforeAutospacing="1" w:afterAutospacing="1"/>
      <w:textAlignment w:val="center"/>
    </w:pPr>
    <w:rPr>
      <w:b/>
      <w:bCs/>
      <w:sz w:val="24"/>
      <w:szCs w:val="24"/>
      <w:lang w:eastAsia="ja-JP"/>
    </w:rPr>
  </w:style>
  <w:style w:type="paragraph" w:customStyle="1" w:styleId="xl87">
    <w:name w:val="xl87"/>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rPr>
      <w:sz w:val="24"/>
      <w:szCs w:val="24"/>
      <w:lang w:eastAsia="ja-JP"/>
    </w:rPr>
  </w:style>
  <w:style w:type="paragraph" w:customStyle="1" w:styleId="xl88">
    <w:name w:val="xl88"/>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sz w:val="24"/>
      <w:szCs w:val="24"/>
      <w:lang w:eastAsia="ja-JP"/>
    </w:rPr>
  </w:style>
  <w:style w:type="paragraph" w:customStyle="1" w:styleId="xl90">
    <w:name w:val="xl90"/>
    <w:basedOn w:val="Normal"/>
    <w:qFormat/>
    <w:pPr>
      <w:pBdr>
        <w:top w:val="single" w:sz="4" w:space="0" w:color="000000"/>
        <w:left w:val="single" w:sz="4" w:space="0" w:color="000000"/>
        <w:right w:val="single" w:sz="4" w:space="0" w:color="000000"/>
      </w:pBdr>
      <w:spacing w:beforeAutospacing="1" w:afterAutospacing="1"/>
      <w:textAlignment w:val="center"/>
    </w:pPr>
    <w:rPr>
      <w:color w:val="000000"/>
      <w:sz w:val="24"/>
      <w:szCs w:val="24"/>
      <w:lang w:eastAsia="ja-JP"/>
    </w:rPr>
  </w:style>
  <w:style w:type="paragraph" w:customStyle="1" w:styleId="xl91">
    <w:name w:val="xl91"/>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i/>
      <w:iCs/>
      <w:sz w:val="24"/>
      <w:szCs w:val="24"/>
      <w:lang w:eastAsia="ja-JP"/>
    </w:rPr>
  </w:style>
  <w:style w:type="paragraph" w:customStyle="1" w:styleId="xl92">
    <w:name w:val="xl92"/>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i/>
      <w:iCs/>
      <w:sz w:val="24"/>
      <w:szCs w:val="24"/>
      <w:lang w:eastAsia="ja-JP"/>
    </w:rPr>
  </w:style>
  <w:style w:type="paragraph" w:customStyle="1" w:styleId="xl93">
    <w:name w:val="xl93"/>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94">
    <w:name w:val="xl94"/>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i/>
      <w:iCs/>
      <w:sz w:val="24"/>
      <w:szCs w:val="24"/>
      <w:lang w:eastAsia="ja-JP"/>
    </w:rPr>
  </w:style>
  <w:style w:type="paragraph" w:customStyle="1" w:styleId="xl95">
    <w:name w:val="xl95"/>
    <w:basedOn w:val="Normal"/>
    <w:qFormat/>
    <w:pPr>
      <w:pBdr>
        <w:top w:val="single" w:sz="4" w:space="0" w:color="000000"/>
        <w:left w:val="single" w:sz="4" w:space="0" w:color="000000"/>
        <w:right w:val="single" w:sz="4" w:space="0" w:color="000000"/>
      </w:pBdr>
      <w:shd w:val="clear" w:color="000000" w:fill="FFFFFF"/>
      <w:spacing w:beforeAutospacing="1" w:afterAutospacing="1"/>
      <w:jc w:val="center"/>
      <w:textAlignment w:val="center"/>
    </w:pPr>
    <w:rPr>
      <w:b/>
      <w:bCs/>
      <w:i/>
      <w:iCs/>
      <w:sz w:val="24"/>
      <w:szCs w:val="24"/>
      <w:lang w:eastAsia="ja-JP"/>
    </w:rPr>
  </w:style>
  <w:style w:type="paragraph" w:customStyle="1" w:styleId="xl96">
    <w:name w:val="xl96"/>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sz w:val="24"/>
      <w:szCs w:val="24"/>
      <w:lang w:eastAsia="ja-JP"/>
    </w:rPr>
  </w:style>
  <w:style w:type="paragraph" w:customStyle="1" w:styleId="xl97">
    <w:name w:val="xl97"/>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pPr>
    <w:rPr>
      <w:b/>
      <w:bCs/>
      <w:sz w:val="24"/>
      <w:szCs w:val="24"/>
      <w:lang w:eastAsia="ja-JP"/>
    </w:rPr>
  </w:style>
  <w:style w:type="paragraph" w:customStyle="1" w:styleId="xl98">
    <w:name w:val="xl98"/>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99">
    <w:name w:val="xl99"/>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sz w:val="24"/>
      <w:szCs w:val="24"/>
      <w:lang w:eastAsia="ja-JP"/>
    </w:rPr>
  </w:style>
  <w:style w:type="paragraph" w:customStyle="1" w:styleId="xl100">
    <w:name w:val="xl100"/>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b/>
      <w:bCs/>
      <w:sz w:val="24"/>
      <w:szCs w:val="24"/>
      <w:lang w:eastAsia="ja-JP"/>
    </w:rPr>
  </w:style>
  <w:style w:type="paragraph" w:customStyle="1" w:styleId="xl101">
    <w:name w:val="xl101"/>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102">
    <w:name w:val="xl102"/>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103">
    <w:name w:val="xl103"/>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sz w:val="24"/>
      <w:szCs w:val="24"/>
      <w:lang w:eastAsia="ja-JP"/>
    </w:rPr>
  </w:style>
  <w:style w:type="paragraph" w:customStyle="1" w:styleId="xl104">
    <w:name w:val="xl104"/>
    <w:basedOn w:val="Normal"/>
    <w:qFormat/>
    <w:pPr>
      <w:pBdr>
        <w:top w:val="single" w:sz="4" w:space="0" w:color="000000"/>
        <w:left w:val="single" w:sz="4" w:space="0" w:color="000000"/>
        <w:right w:val="single" w:sz="4" w:space="0" w:color="000000"/>
      </w:pBdr>
      <w:shd w:val="clear" w:color="000000" w:fill="FFFFFF"/>
      <w:spacing w:beforeAutospacing="1" w:afterAutospacing="1"/>
      <w:jc w:val="center"/>
      <w:textAlignment w:val="center"/>
    </w:pPr>
    <w:rPr>
      <w:b/>
      <w:bCs/>
      <w:sz w:val="24"/>
      <w:szCs w:val="24"/>
      <w:lang w:eastAsia="ja-JP"/>
    </w:rPr>
  </w:style>
  <w:style w:type="paragraph" w:customStyle="1" w:styleId="xl105">
    <w:name w:val="xl105"/>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i/>
      <w:iCs/>
      <w:color w:val="000000"/>
      <w:sz w:val="24"/>
      <w:szCs w:val="24"/>
      <w:lang w:eastAsia="ja-JP"/>
    </w:rPr>
  </w:style>
  <w:style w:type="paragraph" w:customStyle="1" w:styleId="xl106">
    <w:name w:val="xl106"/>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b/>
      <w:bCs/>
      <w:i/>
      <w:iCs/>
      <w:color w:val="000000"/>
      <w:sz w:val="24"/>
      <w:szCs w:val="24"/>
      <w:lang w:eastAsia="ja-JP"/>
    </w:rPr>
  </w:style>
  <w:style w:type="paragraph" w:customStyle="1" w:styleId="xl107">
    <w:name w:val="xl107"/>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color w:val="000000"/>
      <w:sz w:val="24"/>
      <w:szCs w:val="24"/>
      <w:lang w:eastAsia="ja-JP"/>
    </w:rPr>
  </w:style>
  <w:style w:type="paragraph" w:customStyle="1" w:styleId="xl108">
    <w:name w:val="xl108"/>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color w:val="000000"/>
      <w:sz w:val="24"/>
      <w:szCs w:val="24"/>
      <w:lang w:eastAsia="ja-JP"/>
    </w:rPr>
  </w:style>
  <w:style w:type="paragraph" w:customStyle="1" w:styleId="xl109">
    <w:name w:val="xl109"/>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i/>
      <w:iCs/>
      <w:color w:val="000000"/>
      <w:sz w:val="24"/>
      <w:szCs w:val="24"/>
      <w:lang w:eastAsia="ja-JP"/>
    </w:rPr>
  </w:style>
  <w:style w:type="paragraph" w:customStyle="1" w:styleId="xl110">
    <w:name w:val="xl110"/>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sz w:val="24"/>
      <w:szCs w:val="24"/>
      <w:lang w:eastAsia="ja-JP"/>
    </w:rPr>
  </w:style>
  <w:style w:type="paragraph" w:customStyle="1" w:styleId="xl111">
    <w:name w:val="xl111"/>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i/>
      <w:iCs/>
      <w:sz w:val="24"/>
      <w:szCs w:val="24"/>
      <w:lang w:eastAsia="ja-JP"/>
    </w:rPr>
  </w:style>
  <w:style w:type="paragraph" w:customStyle="1" w:styleId="xl112">
    <w:name w:val="xl112"/>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b/>
      <w:bCs/>
      <w:i/>
      <w:iCs/>
      <w:sz w:val="24"/>
      <w:szCs w:val="24"/>
      <w:lang w:eastAsia="ja-JP"/>
    </w:rPr>
  </w:style>
  <w:style w:type="paragraph" w:customStyle="1" w:styleId="xl113">
    <w:name w:val="xl113"/>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i/>
      <w:iCs/>
      <w:sz w:val="24"/>
      <w:szCs w:val="24"/>
      <w:lang w:eastAsia="ja-JP"/>
    </w:rPr>
  </w:style>
  <w:style w:type="paragraph" w:customStyle="1" w:styleId="xl114">
    <w:name w:val="xl114"/>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115">
    <w:name w:val="xl115"/>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116">
    <w:name w:val="xl116"/>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b/>
      <w:bCs/>
      <w:sz w:val="24"/>
      <w:szCs w:val="24"/>
      <w:lang w:eastAsia="ja-JP"/>
    </w:rPr>
  </w:style>
  <w:style w:type="paragraph" w:customStyle="1" w:styleId="xl117">
    <w:name w:val="xl117"/>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118">
    <w:name w:val="xl118"/>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119">
    <w:name w:val="xl119"/>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pPr>
    <w:rPr>
      <w:sz w:val="24"/>
      <w:szCs w:val="24"/>
      <w:lang w:eastAsia="ja-JP"/>
    </w:rPr>
  </w:style>
  <w:style w:type="paragraph" w:customStyle="1" w:styleId="xl120">
    <w:name w:val="xl120"/>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pPr>
    <w:rPr>
      <w:sz w:val="24"/>
      <w:szCs w:val="24"/>
      <w:lang w:eastAsia="ja-JP"/>
    </w:rPr>
  </w:style>
  <w:style w:type="paragraph" w:customStyle="1" w:styleId="xl121">
    <w:name w:val="xl121"/>
    <w:basedOn w:val="Normal"/>
    <w:qFormat/>
    <w:pPr>
      <w:pBdr>
        <w:top w:val="single" w:sz="4" w:space="0" w:color="000000"/>
        <w:left w:val="single" w:sz="4" w:space="0" w:color="000000"/>
        <w:bottom w:val="single" w:sz="4" w:space="0" w:color="000000"/>
        <w:right w:val="single" w:sz="4" w:space="0" w:color="000000"/>
      </w:pBdr>
      <w:spacing w:beforeAutospacing="1" w:afterAutospacing="1"/>
    </w:pPr>
    <w:rPr>
      <w:sz w:val="24"/>
      <w:szCs w:val="24"/>
      <w:lang w:eastAsia="ja-JP"/>
    </w:rPr>
  </w:style>
  <w:style w:type="paragraph" w:customStyle="1" w:styleId="xl122">
    <w:name w:val="xl122"/>
    <w:basedOn w:val="Normal"/>
    <w:qFormat/>
    <w:pPr>
      <w:pBdr>
        <w:top w:val="single" w:sz="4" w:space="0" w:color="000000"/>
        <w:left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123">
    <w:name w:val="xl123"/>
    <w:basedOn w:val="Normal"/>
    <w:qFormat/>
    <w:pPr>
      <w:pBdr>
        <w:top w:val="single" w:sz="4" w:space="0" w:color="000000"/>
        <w:left w:val="single" w:sz="4" w:space="0" w:color="000000"/>
        <w:right w:val="single" w:sz="4" w:space="0" w:color="000000"/>
      </w:pBdr>
      <w:spacing w:beforeAutospacing="1" w:afterAutospacing="1"/>
    </w:pPr>
    <w:rPr>
      <w:sz w:val="24"/>
      <w:szCs w:val="24"/>
      <w:lang w:eastAsia="ja-JP"/>
    </w:rPr>
  </w:style>
  <w:style w:type="paragraph" w:customStyle="1" w:styleId="xl124">
    <w:name w:val="xl124"/>
    <w:basedOn w:val="Normal"/>
    <w:qFormat/>
    <w:pPr>
      <w:pBdr>
        <w:top w:val="single" w:sz="4" w:space="0" w:color="000000"/>
        <w:left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125">
    <w:name w:val="xl125"/>
    <w:basedOn w:val="Normal"/>
    <w:qFormat/>
    <w:pPr>
      <w:pBdr>
        <w:top w:val="single" w:sz="4" w:space="0" w:color="000000"/>
        <w:left w:val="single" w:sz="4" w:space="0" w:color="000000"/>
        <w:right w:val="single" w:sz="4" w:space="0" w:color="000000"/>
      </w:pBdr>
      <w:spacing w:beforeAutospacing="1" w:afterAutospacing="1"/>
      <w:jc w:val="center"/>
      <w:textAlignment w:val="center"/>
    </w:pPr>
    <w:rPr>
      <w:b/>
      <w:bCs/>
      <w:sz w:val="24"/>
      <w:szCs w:val="24"/>
      <w:lang w:eastAsia="ja-JP"/>
    </w:rPr>
  </w:style>
  <w:style w:type="paragraph" w:customStyle="1" w:styleId="xl126">
    <w:name w:val="xl126"/>
    <w:basedOn w:val="Normal"/>
    <w:qFormat/>
    <w:pPr>
      <w:pBdr>
        <w:top w:val="single" w:sz="4" w:space="0" w:color="000000"/>
        <w:left w:val="single" w:sz="4" w:space="0" w:color="000000"/>
        <w:right w:val="single" w:sz="4" w:space="0" w:color="000000"/>
      </w:pBdr>
      <w:spacing w:beforeAutospacing="1" w:afterAutospacing="1"/>
      <w:jc w:val="center"/>
      <w:textAlignment w:val="center"/>
    </w:pPr>
    <w:rPr>
      <w:b/>
      <w:bCs/>
      <w:sz w:val="24"/>
      <w:szCs w:val="24"/>
      <w:lang w:eastAsia="ja-JP"/>
    </w:rPr>
  </w:style>
  <w:style w:type="paragraph" w:customStyle="1" w:styleId="xl127">
    <w:name w:val="xl127"/>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i/>
      <w:iCs/>
      <w:sz w:val="24"/>
      <w:szCs w:val="24"/>
      <w:lang w:eastAsia="ja-JP"/>
    </w:rPr>
  </w:style>
  <w:style w:type="paragraph" w:customStyle="1" w:styleId="xl128">
    <w:name w:val="xl128"/>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b/>
      <w:bCs/>
      <w:i/>
      <w:iCs/>
      <w:sz w:val="24"/>
      <w:szCs w:val="24"/>
      <w:lang w:eastAsia="ja-JP"/>
    </w:rPr>
  </w:style>
  <w:style w:type="paragraph" w:customStyle="1" w:styleId="xl129">
    <w:name w:val="xl129"/>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130">
    <w:name w:val="xl130"/>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131">
    <w:name w:val="xl131"/>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132">
    <w:name w:val="xl132"/>
    <w:basedOn w:val="Normal"/>
    <w:qFormat/>
    <w:pPr>
      <w:pBdr>
        <w:top w:val="single" w:sz="4" w:space="0" w:color="000000"/>
        <w:left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133">
    <w:name w:val="xl133"/>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134">
    <w:name w:val="xl134"/>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color w:val="000000"/>
      <w:sz w:val="24"/>
      <w:szCs w:val="24"/>
      <w:lang w:eastAsia="ja-JP"/>
    </w:rPr>
  </w:style>
  <w:style w:type="paragraph" w:customStyle="1" w:styleId="xl135">
    <w:name w:val="xl135"/>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color w:val="000000"/>
      <w:sz w:val="24"/>
      <w:szCs w:val="24"/>
      <w:lang w:eastAsia="ja-JP"/>
    </w:rPr>
  </w:style>
  <w:style w:type="paragraph" w:customStyle="1" w:styleId="xl136">
    <w:name w:val="xl136"/>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137">
    <w:name w:val="xl137"/>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color w:val="000000"/>
      <w:sz w:val="24"/>
      <w:szCs w:val="24"/>
      <w:lang w:eastAsia="ja-JP"/>
    </w:rPr>
  </w:style>
  <w:style w:type="paragraph" w:customStyle="1" w:styleId="xl138">
    <w:name w:val="xl138"/>
    <w:basedOn w:val="Normal"/>
    <w:qFormat/>
    <w:pPr>
      <w:pBdr>
        <w:top w:val="single" w:sz="4" w:space="0" w:color="000000"/>
        <w:left w:val="single" w:sz="4" w:space="0" w:color="000000"/>
        <w:right w:val="single" w:sz="4" w:space="0" w:color="000000"/>
      </w:pBdr>
      <w:spacing w:beforeAutospacing="1" w:afterAutospacing="1"/>
      <w:jc w:val="center"/>
      <w:textAlignment w:val="center"/>
    </w:pPr>
    <w:rPr>
      <w:color w:val="000000"/>
      <w:sz w:val="24"/>
      <w:szCs w:val="24"/>
      <w:lang w:eastAsia="ja-JP"/>
    </w:rPr>
  </w:style>
  <w:style w:type="paragraph" w:customStyle="1" w:styleId="xl139">
    <w:name w:val="xl139"/>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140">
    <w:name w:val="xl140"/>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sz w:val="24"/>
      <w:szCs w:val="24"/>
      <w:lang w:eastAsia="ja-JP"/>
    </w:rPr>
  </w:style>
  <w:style w:type="paragraph" w:customStyle="1" w:styleId="xl141">
    <w:name w:val="xl141"/>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sz w:val="24"/>
      <w:szCs w:val="24"/>
      <w:lang w:eastAsia="ja-JP"/>
    </w:rPr>
  </w:style>
  <w:style w:type="paragraph" w:customStyle="1" w:styleId="xl142">
    <w:name w:val="xl142"/>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143">
    <w:name w:val="xl143"/>
    <w:basedOn w:val="Normal"/>
    <w:qFormat/>
    <w:pPr>
      <w:pBdr>
        <w:top w:val="single" w:sz="4" w:space="0" w:color="000000"/>
        <w:left w:val="single" w:sz="4" w:space="0" w:color="000000"/>
        <w:bottom w:val="single" w:sz="4" w:space="0" w:color="000000"/>
        <w:right w:val="single" w:sz="4" w:space="0" w:color="000000"/>
      </w:pBdr>
      <w:shd w:val="clear" w:color="000000" w:fill="FFFF00"/>
      <w:spacing w:beforeAutospacing="1" w:afterAutospacing="1"/>
      <w:jc w:val="center"/>
      <w:textAlignment w:val="center"/>
    </w:pPr>
    <w:rPr>
      <w:color w:val="000000"/>
      <w:sz w:val="24"/>
      <w:szCs w:val="24"/>
      <w:lang w:eastAsia="ja-JP"/>
    </w:rPr>
  </w:style>
  <w:style w:type="paragraph" w:customStyle="1" w:styleId="xl144">
    <w:name w:val="xl144"/>
    <w:basedOn w:val="Normal"/>
    <w:qFormat/>
    <w:pPr>
      <w:pBdr>
        <w:top w:val="single" w:sz="4" w:space="0" w:color="000000"/>
        <w:left w:val="single" w:sz="4" w:space="0" w:color="000000"/>
        <w:bottom w:val="single" w:sz="4" w:space="0" w:color="000000"/>
        <w:right w:val="single" w:sz="4" w:space="0" w:color="000000"/>
      </w:pBdr>
      <w:shd w:val="clear" w:color="000000" w:fill="FFFF00"/>
      <w:spacing w:beforeAutospacing="1" w:afterAutospacing="1"/>
      <w:jc w:val="center"/>
      <w:textAlignment w:val="center"/>
    </w:pPr>
    <w:rPr>
      <w:sz w:val="24"/>
      <w:szCs w:val="24"/>
      <w:lang w:eastAsia="ja-JP"/>
    </w:rPr>
  </w:style>
  <w:style w:type="paragraph" w:customStyle="1" w:styleId="xl145">
    <w:name w:val="xl145"/>
    <w:basedOn w:val="Normal"/>
    <w:qFormat/>
    <w:pPr>
      <w:pBdr>
        <w:top w:val="single" w:sz="4" w:space="0" w:color="000000"/>
        <w:left w:val="single" w:sz="4" w:space="0" w:color="000000"/>
        <w:bottom w:val="single" w:sz="4" w:space="0" w:color="000000"/>
        <w:right w:val="single" w:sz="4" w:space="0" w:color="000000"/>
      </w:pBdr>
      <w:shd w:val="clear" w:color="000000" w:fill="FFFF00"/>
      <w:spacing w:beforeAutospacing="1" w:afterAutospacing="1"/>
      <w:jc w:val="center"/>
      <w:textAlignment w:val="center"/>
    </w:pPr>
    <w:rPr>
      <w:color w:val="000000"/>
      <w:sz w:val="24"/>
      <w:szCs w:val="24"/>
      <w:lang w:eastAsia="ja-JP"/>
    </w:rPr>
  </w:style>
  <w:style w:type="paragraph" w:customStyle="1" w:styleId="xl146">
    <w:name w:val="xl146"/>
    <w:basedOn w:val="Normal"/>
    <w:qFormat/>
    <w:pPr>
      <w:pBdr>
        <w:top w:val="single" w:sz="4" w:space="0" w:color="000000"/>
        <w:left w:val="single" w:sz="4" w:space="0" w:color="000000"/>
        <w:bottom w:val="single" w:sz="4" w:space="0" w:color="000000"/>
      </w:pBdr>
      <w:shd w:val="clear" w:color="000000" w:fill="FFFFFF"/>
      <w:spacing w:beforeAutospacing="1" w:afterAutospacing="1"/>
      <w:jc w:val="center"/>
      <w:textAlignment w:val="center"/>
    </w:pPr>
    <w:rPr>
      <w:b/>
      <w:bCs/>
      <w:sz w:val="24"/>
      <w:szCs w:val="24"/>
      <w:lang w:eastAsia="ja-JP"/>
    </w:rPr>
  </w:style>
  <w:style w:type="paragraph" w:customStyle="1" w:styleId="xl147">
    <w:name w:val="xl147"/>
    <w:basedOn w:val="Normal"/>
    <w:qFormat/>
    <w:pPr>
      <w:pBdr>
        <w:top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sz w:val="24"/>
      <w:szCs w:val="24"/>
      <w:lang w:eastAsia="ja-JP"/>
    </w:rPr>
  </w:style>
  <w:style w:type="paragraph" w:customStyle="1" w:styleId="xl148">
    <w:name w:val="xl148"/>
    <w:basedOn w:val="Normal"/>
    <w:qFormat/>
    <w:pPr>
      <w:pBdr>
        <w:top w:val="single" w:sz="4" w:space="0" w:color="000000"/>
        <w:left w:val="single" w:sz="4" w:space="0" w:color="000000"/>
        <w:bottom w:val="single" w:sz="4" w:space="0" w:color="000000"/>
      </w:pBdr>
      <w:spacing w:beforeAutospacing="1" w:afterAutospacing="1"/>
      <w:jc w:val="center"/>
      <w:textAlignment w:val="center"/>
    </w:pPr>
    <w:rPr>
      <w:b/>
      <w:bCs/>
      <w:sz w:val="24"/>
      <w:szCs w:val="24"/>
      <w:lang w:eastAsia="ja-JP"/>
    </w:rPr>
  </w:style>
  <w:style w:type="paragraph" w:customStyle="1" w:styleId="xl149">
    <w:name w:val="xl149"/>
    <w:basedOn w:val="Normal"/>
    <w:qFormat/>
    <w:pPr>
      <w:pBdr>
        <w:top w:val="single" w:sz="4" w:space="0" w:color="000000"/>
        <w:bottom w:val="single" w:sz="4" w:space="0" w:color="000000"/>
        <w:right w:val="single" w:sz="4" w:space="0" w:color="000000"/>
      </w:pBdr>
      <w:spacing w:beforeAutospacing="1" w:afterAutospacing="1"/>
      <w:jc w:val="center"/>
      <w:textAlignment w:val="center"/>
    </w:pPr>
    <w:rPr>
      <w:b/>
      <w:bCs/>
      <w:sz w:val="24"/>
      <w:szCs w:val="24"/>
      <w:lang w:eastAsia="ja-JP"/>
    </w:rPr>
  </w:style>
  <w:style w:type="paragraph" w:customStyle="1" w:styleId="xl150">
    <w:name w:val="xl150"/>
    <w:basedOn w:val="Normal"/>
    <w:qFormat/>
    <w:pPr>
      <w:pBdr>
        <w:top w:val="single" w:sz="4" w:space="0" w:color="000000"/>
        <w:left w:val="single" w:sz="4" w:space="0" w:color="000000"/>
        <w:bottom w:val="single" w:sz="4" w:space="0" w:color="000000"/>
        <w:right w:val="single" w:sz="4" w:space="0" w:color="000000"/>
      </w:pBdr>
      <w:spacing w:beforeAutospacing="1" w:afterAutospacing="1"/>
      <w:textAlignment w:val="center"/>
    </w:pPr>
    <w:rPr>
      <w:sz w:val="24"/>
      <w:szCs w:val="24"/>
      <w:lang w:eastAsia="ja-JP"/>
    </w:rPr>
  </w:style>
  <w:style w:type="paragraph" w:customStyle="1" w:styleId="xl151">
    <w:name w:val="xl151"/>
    <w:basedOn w:val="Normal"/>
    <w:qFormat/>
    <w:pPr>
      <w:pBdr>
        <w:top w:val="single" w:sz="4" w:space="0" w:color="000000"/>
        <w:left w:val="single" w:sz="4" w:space="0" w:color="000000"/>
        <w:right w:val="single" w:sz="4" w:space="0" w:color="000000"/>
      </w:pBdr>
      <w:shd w:val="clear" w:color="000000" w:fill="FFFFFF"/>
      <w:spacing w:beforeAutospacing="1" w:afterAutospacing="1"/>
      <w:jc w:val="center"/>
      <w:textAlignment w:val="center"/>
    </w:pPr>
    <w:rPr>
      <w:b/>
      <w:bCs/>
      <w:sz w:val="24"/>
      <w:szCs w:val="24"/>
      <w:lang w:eastAsia="ja-JP"/>
    </w:rPr>
  </w:style>
  <w:style w:type="paragraph" w:customStyle="1" w:styleId="xl152">
    <w:name w:val="xl152"/>
    <w:basedOn w:val="Normal"/>
    <w:qFormat/>
    <w:pPr>
      <w:pBdr>
        <w:left w:val="single" w:sz="4" w:space="0" w:color="000000"/>
        <w:right w:val="single" w:sz="4" w:space="0" w:color="000000"/>
      </w:pBdr>
      <w:shd w:val="clear" w:color="000000" w:fill="FFFFFF"/>
      <w:spacing w:beforeAutospacing="1" w:afterAutospacing="1"/>
      <w:jc w:val="center"/>
      <w:textAlignment w:val="center"/>
    </w:pPr>
    <w:rPr>
      <w:b/>
      <w:bCs/>
      <w:sz w:val="24"/>
      <w:szCs w:val="24"/>
      <w:lang w:eastAsia="ja-JP"/>
    </w:rPr>
  </w:style>
  <w:style w:type="paragraph" w:customStyle="1" w:styleId="xl153">
    <w:name w:val="xl153"/>
    <w:basedOn w:val="Normal"/>
    <w:qFormat/>
    <w:pPr>
      <w:pBdr>
        <w:top w:val="single" w:sz="4" w:space="0" w:color="000000"/>
        <w:left w:val="single" w:sz="4" w:space="0" w:color="000000"/>
        <w:right w:val="single" w:sz="4" w:space="0" w:color="000000"/>
      </w:pBdr>
      <w:spacing w:beforeAutospacing="1" w:afterAutospacing="1"/>
      <w:textAlignment w:val="center"/>
    </w:pPr>
    <w:rPr>
      <w:sz w:val="24"/>
      <w:szCs w:val="24"/>
      <w:lang w:eastAsia="ja-JP"/>
    </w:rPr>
  </w:style>
  <w:style w:type="paragraph" w:customStyle="1" w:styleId="xl154">
    <w:name w:val="xl154"/>
    <w:basedOn w:val="Normal"/>
    <w:qFormat/>
    <w:pPr>
      <w:pBdr>
        <w:left w:val="single" w:sz="4" w:space="0" w:color="000000"/>
        <w:right w:val="single" w:sz="4" w:space="0" w:color="000000"/>
      </w:pBdr>
      <w:spacing w:beforeAutospacing="1" w:afterAutospacing="1"/>
      <w:textAlignment w:val="center"/>
    </w:pPr>
    <w:rPr>
      <w:sz w:val="24"/>
      <w:szCs w:val="24"/>
      <w:lang w:eastAsia="ja-JP"/>
    </w:rPr>
  </w:style>
  <w:style w:type="paragraph" w:customStyle="1" w:styleId="xl155">
    <w:name w:val="xl155"/>
    <w:basedOn w:val="Normal"/>
    <w:qFormat/>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sz w:val="24"/>
      <w:szCs w:val="24"/>
      <w:lang w:eastAsia="ja-JP"/>
    </w:rPr>
  </w:style>
  <w:style w:type="paragraph" w:customStyle="1" w:styleId="xl156">
    <w:name w:val="xl156"/>
    <w:basedOn w:val="Normal"/>
    <w:qFormat/>
    <w:pPr>
      <w:pBdr>
        <w:left w:val="single" w:sz="4" w:space="0" w:color="000000"/>
        <w:bottom w:val="single" w:sz="4" w:space="0" w:color="000000"/>
        <w:right w:val="single" w:sz="4" w:space="0" w:color="000000"/>
      </w:pBdr>
      <w:spacing w:beforeAutospacing="1" w:afterAutospacing="1"/>
      <w:textAlignment w:val="center"/>
    </w:pPr>
    <w:rPr>
      <w:sz w:val="24"/>
      <w:szCs w:val="24"/>
      <w:lang w:eastAsia="ja-JP"/>
    </w:rPr>
  </w:style>
  <w:style w:type="paragraph" w:customStyle="1" w:styleId="xl157">
    <w:name w:val="xl157"/>
    <w:basedOn w:val="Normal"/>
    <w:qFormat/>
    <w:pPr>
      <w:pBdr>
        <w:top w:val="single" w:sz="4" w:space="0" w:color="000000"/>
        <w:left w:val="single" w:sz="4" w:space="0" w:color="000000"/>
        <w:bottom w:val="single" w:sz="4" w:space="0" w:color="000000"/>
        <w:right w:val="single" w:sz="4" w:space="0" w:color="000000"/>
      </w:pBdr>
      <w:spacing w:beforeAutospacing="1" w:afterAutospacing="1"/>
      <w:textAlignment w:val="center"/>
    </w:pPr>
    <w:rPr>
      <w:b/>
      <w:bCs/>
      <w:color w:val="000000"/>
      <w:sz w:val="24"/>
      <w:szCs w:val="24"/>
      <w:lang w:eastAsia="ja-JP"/>
    </w:rPr>
  </w:style>
  <w:style w:type="paragraph" w:customStyle="1" w:styleId="xl158">
    <w:name w:val="xl158"/>
    <w:basedOn w:val="Normal"/>
    <w:qFormat/>
    <w:pPr>
      <w:pBdr>
        <w:top w:val="single" w:sz="4" w:space="0" w:color="000000"/>
        <w:left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159">
    <w:name w:val="xl159"/>
    <w:basedOn w:val="Normal"/>
    <w:qFormat/>
    <w:pPr>
      <w:pBdr>
        <w:left w:val="single" w:sz="4" w:space="0" w:color="000000"/>
        <w:right w:val="single" w:sz="4" w:space="0" w:color="000000"/>
      </w:pBdr>
      <w:spacing w:beforeAutospacing="1" w:afterAutospacing="1"/>
      <w:jc w:val="center"/>
      <w:textAlignment w:val="center"/>
    </w:pPr>
    <w:rPr>
      <w:sz w:val="24"/>
      <w:szCs w:val="24"/>
      <w:lang w:eastAsia="ja-JP"/>
    </w:rPr>
  </w:style>
  <w:style w:type="paragraph" w:customStyle="1" w:styleId="xl160">
    <w:name w:val="xl160"/>
    <w:basedOn w:val="Normal"/>
    <w:qFormat/>
    <w:pPr>
      <w:pBdr>
        <w:top w:val="single" w:sz="4" w:space="0" w:color="000000"/>
        <w:left w:val="single" w:sz="4" w:space="0" w:color="000000"/>
        <w:bottom w:val="single" w:sz="4" w:space="0" w:color="000000"/>
        <w:right w:val="single" w:sz="4" w:space="0" w:color="000000"/>
      </w:pBdr>
      <w:spacing w:beforeAutospacing="1" w:afterAutospacing="1"/>
      <w:textAlignment w:val="center"/>
    </w:pPr>
    <w:rPr>
      <w:color w:val="000000"/>
      <w:sz w:val="24"/>
      <w:szCs w:val="24"/>
      <w:lang w:eastAsia="ja-JP"/>
    </w:rPr>
  </w:style>
  <w:style w:type="paragraph" w:customStyle="1" w:styleId="xl161">
    <w:name w:val="xl161"/>
    <w:basedOn w:val="Normal"/>
    <w:qFormat/>
    <w:pPr>
      <w:pBdr>
        <w:top w:val="single" w:sz="4" w:space="0" w:color="000000"/>
        <w:left w:val="single" w:sz="4" w:space="0" w:color="000000"/>
        <w:bottom w:val="single" w:sz="4" w:space="0" w:color="000000"/>
        <w:right w:val="single" w:sz="4" w:space="0" w:color="000000"/>
      </w:pBdr>
      <w:spacing w:beforeAutospacing="1" w:afterAutospacing="1"/>
      <w:textAlignment w:val="center"/>
    </w:pPr>
    <w:rPr>
      <w:sz w:val="24"/>
      <w:szCs w:val="24"/>
      <w:lang w:eastAsia="ja-JP"/>
    </w:rPr>
  </w:style>
  <w:style w:type="paragraph" w:customStyle="1" w:styleId="xl162">
    <w:name w:val="xl162"/>
    <w:basedOn w:val="Normal"/>
    <w:qFormat/>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b/>
      <w:bCs/>
      <w:sz w:val="24"/>
      <w:szCs w:val="24"/>
      <w:lang w:eastAsia="ja-JP"/>
    </w:rPr>
  </w:style>
  <w:style w:type="paragraph" w:customStyle="1" w:styleId="xl163">
    <w:name w:val="xl163"/>
    <w:basedOn w:val="Normal"/>
    <w:qFormat/>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b/>
      <w:bCs/>
      <w:sz w:val="24"/>
      <w:szCs w:val="24"/>
      <w:lang w:eastAsia="ja-JP"/>
    </w:rPr>
  </w:style>
  <w:style w:type="paragraph" w:customStyle="1" w:styleId="font7">
    <w:name w:val="font7"/>
    <w:basedOn w:val="Normal"/>
    <w:qFormat/>
    <w:pPr>
      <w:spacing w:beforeAutospacing="1" w:afterAutospacing="1"/>
    </w:pPr>
    <w:rPr>
      <w:sz w:val="24"/>
      <w:szCs w:val="24"/>
      <w:lang w:eastAsia="ja-JP"/>
    </w:rPr>
  </w:style>
  <w:style w:type="paragraph" w:customStyle="1" w:styleId="font8">
    <w:name w:val="font8"/>
    <w:basedOn w:val="Normal"/>
    <w:qFormat/>
    <w:pPr>
      <w:spacing w:beforeAutospacing="1" w:afterAutospacing="1"/>
    </w:pPr>
    <w:rPr>
      <w:color w:val="FF0000"/>
      <w:sz w:val="24"/>
      <w:szCs w:val="24"/>
      <w:lang w:eastAsia="ja-JP"/>
    </w:rPr>
  </w:style>
  <w:style w:type="paragraph" w:customStyle="1" w:styleId="EndNoteBibliographyTitle">
    <w:name w:val="EndNote Bibliography Title"/>
    <w:basedOn w:val="Normal"/>
    <w:link w:val="EndNoteBibliographyTitleChar"/>
    <w:qFormat/>
    <w:rsid w:val="00FB6B44"/>
    <w:pPr>
      <w:jc w:val="center"/>
    </w:pPr>
  </w:style>
  <w:style w:type="paragraph" w:customStyle="1" w:styleId="EndNoteBibliography">
    <w:name w:val="EndNote Bibliography"/>
    <w:basedOn w:val="Normal"/>
    <w:link w:val="EndNoteBibliographyChar"/>
    <w:qFormat/>
    <w:rsid w:val="00FB6B44"/>
  </w:style>
  <w:style w:type="paragraph" w:styleId="NoSpacing">
    <w:name w:val="No Spacing"/>
    <w:uiPriority w:val="1"/>
    <w:qFormat/>
    <w:rsid w:val="005E495C"/>
    <w:rPr>
      <w:rFonts w:eastAsiaTheme="minorHAnsi" w:cstheme="minorBidi"/>
      <w:sz w:val="28"/>
      <w:szCs w:val="22"/>
      <w:lang w:val="en-US" w:eastAsia="en-US"/>
    </w:rPr>
  </w:style>
  <w:style w:type="paragraph" w:customStyle="1" w:styleId="Normal1">
    <w:name w:val="Normal1"/>
    <w:qFormat/>
    <w:rsid w:val="004F079F"/>
    <w:pPr>
      <w:spacing w:after="160" w:line="257" w:lineRule="auto"/>
    </w:pPr>
    <w:rPr>
      <w:sz w:val="28"/>
      <w:szCs w:val="28"/>
      <w:lang w:val="en-US" w:eastAsia="vi-VN"/>
    </w:rPr>
  </w:style>
  <w:style w:type="paragraph" w:styleId="Bibliography">
    <w:name w:val="Bibliography"/>
    <w:basedOn w:val="Normal"/>
    <w:next w:val="Normal"/>
    <w:uiPriority w:val="37"/>
    <w:unhideWhenUsed/>
    <w:qFormat/>
    <w:rsid w:val="00F76676"/>
  </w:style>
  <w:style w:type="paragraph" w:styleId="Revision">
    <w:name w:val="Revision"/>
    <w:uiPriority w:val="99"/>
    <w:unhideWhenUsed/>
    <w:qFormat/>
    <w:rsid w:val="000F6B7E"/>
    <w:rPr>
      <w:lang w:val="en-US" w:eastAsia="en-US"/>
    </w:rPr>
  </w:style>
  <w:style w:type="paragraph" w:customStyle="1" w:styleId="FrameContents">
    <w:name w:val="Frame Contents"/>
    <w:basedOn w:val="Normal"/>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1.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sheffield.ac.uk/news/harnessing-technology-help-people-dementia-remain-hom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yperlink" Target="https://dienbientv.vn/tin-tuc-su-kien/y-te-suc-khoe/202203/nhung-dau-hieu-som-cua-benh-alzheimer-it-nguoi-biet-den-5770418/" TargetMode="External"/><Relationship Id="rId10" Type="http://schemas.openxmlformats.org/officeDocument/2006/relationships/image" Target="media/image2.gi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ocs.google.com/spreadsheets/d/1LjSpN0cWYI9VbeEzOK4JRf0MTKTV7BWvrHkcIqqIeYs/edit?gid=0" TargetMode="External"/><Relationship Id="rId14" Type="http://schemas.openxmlformats.org/officeDocument/2006/relationships/hyperlink" Target="https://yte.nghean.gov.vn/tin-chuyen-nganh/chi-1-nguoi-mac-alzheimer-o-viet-nam-duoc-tham-kham-va-dieu-tri-691699?pageindex=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Oi9NFj20tvi1HLEjLODcAjLMQ==">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7692</Words>
  <Characters>43851</Characters>
  <Application>Microsoft Office Word</Application>
  <DocSecurity>0</DocSecurity>
  <Lines>365</Lines>
  <Paragraphs>102</Paragraphs>
  <ScaleCrop>false</ScaleCrop>
  <Company/>
  <LinksUpToDate>false</LinksUpToDate>
  <CharactersWithSpaces>51441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Ulysses R. Gotera</dc:creator>
  <cp:lastModifiedBy>Vu Nguyen Minh  Duc</cp:lastModifiedBy>
  <cp:revision>2</cp:revision>
  <dcterms:created xsi:type="dcterms:W3CDTF">2025-04-10T15:24:00Z</dcterms:created>
  <dcterms:modified xsi:type="dcterms:W3CDTF">2026-01-06T05:06:00Z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0x010100AC16A02CC2BB394C9BF540723E54266F</vt:lpwstr>
  </property>
  <property fmtid="{D5CDD505-2E9C-101B-9397-08002B2CF9AE}" pid="3" name="KSOProductBuildVer">
    <vt:lpwstr>1033-11.2.0.10152</vt:lpwstr>
  </property>
</Properties>
</file>